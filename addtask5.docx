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1C58" w14:textId="77777777" w:rsidR="00CF393C" w:rsidRDefault="00CF393C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1F4E03" w14:textId="4963F026" w:rsidR="00B90023" w:rsidRPr="008B477A" w:rsidRDefault="008B477A" w:rsidP="00CF393C">
      <w:pPr>
        <w:spacing w:line="276" w:lineRule="auto"/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 xml:space="preserve">TASK </w:t>
      </w:r>
      <w:proofErr w:type="gramStart"/>
      <w:r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 xml:space="preserve">4 </w:t>
      </w:r>
      <w:r w:rsidR="00656406"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 xml:space="preserve"> </w:t>
      </w:r>
      <w:r w:rsidR="00B90023"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>–</w:t>
      </w:r>
      <w:proofErr w:type="gramEnd"/>
      <w:r w:rsidR="00B90023"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 xml:space="preserve"> </w:t>
      </w:r>
      <w:r w:rsidR="007B2FBD" w:rsidRPr="008B477A">
        <w:rPr>
          <w:rFonts w:ascii="Times New Roman" w:hAnsi="Times New Roman" w:cs="Times New Roman"/>
          <w:b/>
          <w:bCs/>
          <w:color w:val="00B0F0"/>
          <w:sz w:val="36"/>
          <w:szCs w:val="36"/>
        </w:rPr>
        <w:t>Task Sheet</w:t>
      </w:r>
    </w:p>
    <w:p w14:paraId="01146978" w14:textId="77777777" w:rsidR="008B477A" w:rsidRDefault="008B477A" w:rsidP="00CF393C">
      <w:pPr>
        <w:spacing w:line="276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2E31D6C" w14:textId="77777777" w:rsidR="008B477A" w:rsidRDefault="008B477A" w:rsidP="00CF393C">
      <w:pPr>
        <w:spacing w:line="276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3460612" w14:textId="071EC7C9" w:rsidR="00D1236B" w:rsidRDefault="007F6140" w:rsidP="00CF393C">
      <w:pPr>
        <w:spacing w:line="276" w:lineRule="auto"/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hyperlink r:id="rId8" w:history="1">
        <w:r w:rsidRPr="007F6140">
          <w:rPr>
            <w:rStyle w:val="Hyperlink"/>
            <w:rFonts w:ascii="Times New Roman" w:hAnsi="Times New Roman" w:cs="Times New Roman"/>
            <w:b/>
            <w:bCs/>
            <w:color w:val="7030A0"/>
            <w:sz w:val="32"/>
            <w:szCs w:val="32"/>
          </w:rPr>
          <w:t>GOOGLE CLASSROOM</w:t>
        </w:r>
      </w:hyperlink>
    </w:p>
    <w:p w14:paraId="5063A207" w14:textId="77777777" w:rsidR="007F6140" w:rsidRPr="007F6140" w:rsidRDefault="007F6140" w:rsidP="00CF393C">
      <w:pPr>
        <w:spacing w:line="276" w:lineRule="auto"/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</w:p>
    <w:p w14:paraId="08B61192" w14:textId="77777777" w:rsidR="00B90023" w:rsidRDefault="00B90023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0023">
        <w:rPr>
          <w:rFonts w:ascii="Times New Roman" w:hAnsi="Times New Roman" w:cs="Times New Roman"/>
          <w:sz w:val="24"/>
          <w:szCs w:val="24"/>
        </w:rPr>
        <w:t>Tasks:</w:t>
      </w:r>
    </w:p>
    <w:p w14:paraId="4BCCD598" w14:textId="2042EF02" w:rsidR="002522A9" w:rsidRPr="00A62382" w:rsidRDefault="00060C74" w:rsidP="0078778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623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Implement 5 different models to </w:t>
      </w:r>
      <w:r w:rsidR="00A62382" w:rsidRPr="00A623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practice</w:t>
      </w:r>
      <w:r w:rsidRPr="00A623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gramStart"/>
      <w:r w:rsidR="00A62382" w:rsidRPr="00A623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boosting</w:t>
      </w:r>
      <w:r w:rsidR="00A859BA" w:rsidRPr="00A623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623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for</w:t>
      </w:r>
      <w:proofErr w:type="gramEnd"/>
      <w:r w:rsidRPr="00A623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5 different dataset that prevails in csv format</w:t>
      </w:r>
      <w:r w:rsidR="002522A9" w:rsidRPr="00A62382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 </w:t>
      </w:r>
    </w:p>
    <w:p w14:paraId="0C2B13F8" w14:textId="2DD69D5D" w:rsidR="00B90023" w:rsidRPr="00B90023" w:rsidRDefault="00B90023" w:rsidP="007A291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A9CC36" w14:textId="1219D5B2" w:rsidR="00FB1EB9" w:rsidRDefault="00B90023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0023">
        <w:rPr>
          <w:rFonts w:ascii="Times New Roman" w:hAnsi="Times New Roman" w:cs="Times New Roman"/>
          <w:sz w:val="24"/>
          <w:szCs w:val="24"/>
        </w:rPr>
        <w:br/>
      </w:r>
      <w:r w:rsidRPr="00B90023">
        <w:rPr>
          <w:rFonts w:ascii="Times New Roman" w:hAnsi="Times New Roman" w:cs="Times New Roman"/>
          <w:sz w:val="24"/>
          <w:szCs w:val="24"/>
        </w:rPr>
        <w:br/>
        <w:t xml:space="preserve">Topics: </w:t>
      </w:r>
      <w:proofErr w:type="spellStart"/>
      <w:r w:rsidRPr="00B90023">
        <w:rPr>
          <w:rFonts w:ascii="Times New Roman" w:hAnsi="Times New Roman" w:cs="Times New Roman"/>
          <w:sz w:val="24"/>
          <w:szCs w:val="24"/>
        </w:rPr>
        <w:t>LeetCode</w:t>
      </w:r>
      <w:proofErr w:type="spellEnd"/>
      <w:r w:rsidRPr="00B90023">
        <w:rPr>
          <w:rFonts w:ascii="Times New Roman" w:hAnsi="Times New Roman" w:cs="Times New Roman"/>
          <w:sz w:val="24"/>
          <w:szCs w:val="24"/>
        </w:rPr>
        <w:br/>
        <w:t xml:space="preserve">1.Solve </w:t>
      </w:r>
      <w:r w:rsidR="00A859BA">
        <w:rPr>
          <w:rFonts w:ascii="Times New Roman" w:hAnsi="Times New Roman" w:cs="Times New Roman"/>
          <w:sz w:val="24"/>
          <w:szCs w:val="24"/>
        </w:rPr>
        <w:t>5</w:t>
      </w:r>
      <w:r w:rsidRPr="00B900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0023">
        <w:rPr>
          <w:rFonts w:ascii="Times New Roman" w:hAnsi="Times New Roman" w:cs="Times New Roman"/>
          <w:sz w:val="24"/>
          <w:szCs w:val="24"/>
        </w:rPr>
        <w:t>LeetCode</w:t>
      </w:r>
      <w:proofErr w:type="spellEnd"/>
      <w:r w:rsidRPr="00B90023">
        <w:rPr>
          <w:rFonts w:ascii="Times New Roman" w:hAnsi="Times New Roman" w:cs="Times New Roman"/>
          <w:sz w:val="24"/>
          <w:szCs w:val="24"/>
        </w:rPr>
        <w:t xml:space="preserve"> Problems</w:t>
      </w:r>
      <w:r w:rsidR="003D4946">
        <w:rPr>
          <w:rFonts w:ascii="Times New Roman" w:hAnsi="Times New Roman" w:cs="Times New Roman"/>
          <w:sz w:val="24"/>
          <w:szCs w:val="24"/>
        </w:rPr>
        <w:t xml:space="preserve"> </w:t>
      </w:r>
      <w:r w:rsidRPr="00B90023">
        <w:rPr>
          <w:rFonts w:ascii="Times New Roman" w:hAnsi="Times New Roman" w:cs="Times New Roman"/>
          <w:sz w:val="24"/>
          <w:szCs w:val="24"/>
        </w:rPr>
        <w:br/>
      </w:r>
      <w:r w:rsidRPr="00B90023">
        <w:rPr>
          <w:rFonts w:ascii="Times New Roman" w:hAnsi="Times New Roman" w:cs="Times New Roman"/>
          <w:sz w:val="24"/>
          <w:szCs w:val="24"/>
        </w:rPr>
        <w:br/>
        <w:t>Topics: GitHub</w:t>
      </w:r>
      <w:r w:rsidRPr="00B90023">
        <w:rPr>
          <w:rFonts w:ascii="Times New Roman" w:hAnsi="Times New Roman" w:cs="Times New Roman"/>
          <w:sz w:val="24"/>
          <w:szCs w:val="24"/>
        </w:rPr>
        <w:br/>
        <w:t xml:space="preserve">1.Submit this week complete work to your GitHub repo. </w:t>
      </w:r>
      <w:r w:rsidRPr="00B90023">
        <w:rPr>
          <w:rFonts w:ascii="Times New Roman" w:hAnsi="Times New Roman" w:cs="Times New Roman"/>
          <w:sz w:val="24"/>
          <w:szCs w:val="24"/>
        </w:rPr>
        <w:br/>
      </w:r>
      <w:r w:rsidRPr="00B90023">
        <w:rPr>
          <w:rFonts w:ascii="Times New Roman" w:hAnsi="Times New Roman" w:cs="Times New Roman"/>
          <w:sz w:val="24"/>
          <w:szCs w:val="24"/>
        </w:rPr>
        <w:br/>
        <w:t>Topics: LinkedIn</w:t>
      </w:r>
      <w:r w:rsidRPr="00B90023">
        <w:rPr>
          <w:rFonts w:ascii="Times New Roman" w:hAnsi="Times New Roman" w:cs="Times New Roman"/>
          <w:sz w:val="24"/>
          <w:szCs w:val="24"/>
        </w:rPr>
        <w:br/>
        <w:t>1.Share your weekly task overview in your LinkedIn page with proper messages and images</w:t>
      </w:r>
      <w:r w:rsidR="005A33BC">
        <w:rPr>
          <w:rFonts w:ascii="Times New Roman" w:hAnsi="Times New Roman" w:cs="Times New Roman"/>
          <w:sz w:val="24"/>
          <w:szCs w:val="24"/>
        </w:rPr>
        <w:t>. Showcase Your work to public.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Topics: Video Recording in English</w:t>
      </w:r>
      <w:r w:rsidR="001677EA">
        <w:rPr>
          <w:rFonts w:ascii="Times New Roman" w:hAnsi="Times New Roman" w:cs="Times New Roman"/>
          <w:sz w:val="24"/>
          <w:szCs w:val="24"/>
        </w:rPr>
        <w:t xml:space="preserve"> Language</w:t>
      </w:r>
      <w:r>
        <w:rPr>
          <w:rFonts w:ascii="Times New Roman" w:hAnsi="Times New Roman" w:cs="Times New Roman"/>
          <w:sz w:val="24"/>
          <w:szCs w:val="24"/>
        </w:rPr>
        <w:br/>
        <w:t xml:space="preserve">1.Record a self-video explaining your weekly </w:t>
      </w:r>
      <w:r w:rsidR="004D2F97">
        <w:rPr>
          <w:rFonts w:ascii="Times New Roman" w:hAnsi="Times New Roman" w:cs="Times New Roman"/>
          <w:sz w:val="24"/>
          <w:szCs w:val="24"/>
        </w:rPr>
        <w:t>task,</w:t>
      </w:r>
      <w:r>
        <w:rPr>
          <w:rFonts w:ascii="Times New Roman" w:hAnsi="Times New Roman" w:cs="Times New Roman"/>
          <w:sz w:val="24"/>
          <w:szCs w:val="24"/>
        </w:rPr>
        <w:t xml:space="preserve"> what all challenges you faced and </w:t>
      </w:r>
      <w:r w:rsidR="006A0D12">
        <w:rPr>
          <w:rFonts w:ascii="Times New Roman" w:hAnsi="Times New Roman" w:cs="Times New Roman"/>
          <w:sz w:val="24"/>
          <w:szCs w:val="24"/>
        </w:rPr>
        <w:t>what output you got from this week.</w:t>
      </w:r>
    </w:p>
    <w:p w14:paraId="6C0C1984" w14:textId="77777777" w:rsidR="00E764F1" w:rsidRDefault="00FB1EB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2.Record a self-video explaining any one of the latest </w:t>
      </w:r>
      <w:r w:rsidR="007B432B">
        <w:rPr>
          <w:rFonts w:ascii="Times New Roman" w:hAnsi="Times New Roman" w:cs="Times New Roman"/>
          <w:sz w:val="24"/>
          <w:szCs w:val="24"/>
        </w:rPr>
        <w:t>technologies</w:t>
      </w:r>
      <w:r>
        <w:rPr>
          <w:rFonts w:ascii="Times New Roman" w:hAnsi="Times New Roman" w:cs="Times New Roman"/>
          <w:sz w:val="24"/>
          <w:szCs w:val="24"/>
        </w:rPr>
        <w:t xml:space="preserve"> in your interested area. </w:t>
      </w:r>
      <w:r w:rsidR="004D2F97">
        <w:rPr>
          <w:rFonts w:ascii="Times New Roman" w:hAnsi="Times New Roman" w:cs="Times New Roman"/>
          <w:sz w:val="24"/>
          <w:szCs w:val="24"/>
        </w:rPr>
        <w:br/>
      </w:r>
    </w:p>
    <w:p w14:paraId="273BDE5B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 Works</w:t>
      </w:r>
      <w:r>
        <w:rPr>
          <w:rFonts w:ascii="Times New Roman" w:hAnsi="Times New Roman" w:cs="Times New Roman"/>
          <w:sz w:val="24"/>
          <w:szCs w:val="24"/>
        </w:rPr>
        <w:br/>
        <w:t xml:space="preserve">1.Build at least 30 connections in LinkedIn with HR, CEO’s and People from your Domain (Don’t send 30 requests in single day. Try to send 3 or 4 requests daily. </w:t>
      </w:r>
      <w:r w:rsidR="0039133B">
        <w:rPr>
          <w:rFonts w:ascii="Times New Roman" w:hAnsi="Times New Roman" w:cs="Times New Roman"/>
          <w:sz w:val="24"/>
          <w:szCs w:val="24"/>
        </w:rPr>
        <w:t>Sending bulk connection requests in single day may spam your profile. Build</w:t>
      </w:r>
      <w:r>
        <w:rPr>
          <w:rFonts w:ascii="Times New Roman" w:hAnsi="Times New Roman" w:cs="Times New Roman"/>
          <w:sz w:val="24"/>
          <w:szCs w:val="24"/>
        </w:rPr>
        <w:t xml:space="preserve"> your LinkedIn page as your Brand).</w:t>
      </w:r>
    </w:p>
    <w:p w14:paraId="3ECE1736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5D3768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233A85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88BA76" w14:textId="77777777" w:rsidR="00994119" w:rsidRDefault="00994119" w:rsidP="00CF393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6618E9" w14:textId="77777777" w:rsidR="009F51C7" w:rsidRPr="00E764F1" w:rsidRDefault="00E764F1" w:rsidP="00CF393C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764F1">
        <w:rPr>
          <w:rFonts w:ascii="Times New Roman" w:hAnsi="Times New Roman" w:cs="Times New Roman"/>
          <w:i/>
          <w:iCs/>
          <w:sz w:val="24"/>
          <w:szCs w:val="24"/>
        </w:rPr>
        <w:t>NB: Students, please fill the below details in proper way and upload this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94119">
        <w:rPr>
          <w:rFonts w:ascii="Times New Roman" w:hAnsi="Times New Roman" w:cs="Times New Roman"/>
          <w:i/>
          <w:iCs/>
          <w:sz w:val="24"/>
          <w:szCs w:val="24"/>
        </w:rPr>
        <w:t xml:space="preserve">word </w:t>
      </w:r>
      <w:r w:rsidR="00994119" w:rsidRPr="00E764F1">
        <w:rPr>
          <w:rFonts w:ascii="Times New Roman" w:hAnsi="Times New Roman" w:cs="Times New Roman"/>
          <w:i/>
          <w:iCs/>
          <w:sz w:val="24"/>
          <w:szCs w:val="24"/>
        </w:rPr>
        <w:t>file</w:t>
      </w:r>
      <w:r w:rsidRPr="00E764F1">
        <w:rPr>
          <w:rFonts w:ascii="Times New Roman" w:hAnsi="Times New Roman" w:cs="Times New Roman"/>
          <w:i/>
          <w:iCs/>
          <w:sz w:val="24"/>
          <w:szCs w:val="24"/>
        </w:rPr>
        <w:t xml:space="preserve"> in to your google drive and share the link in google sheet.</w:t>
      </w:r>
      <w:r w:rsidR="004D2F97" w:rsidRPr="00E764F1">
        <w:rPr>
          <w:rFonts w:ascii="Times New Roman" w:hAnsi="Times New Roman" w:cs="Times New Roman"/>
          <w:i/>
          <w:iCs/>
          <w:sz w:val="24"/>
          <w:szCs w:val="24"/>
        </w:rPr>
        <w:br/>
      </w:r>
    </w:p>
    <w:tbl>
      <w:tblPr>
        <w:tblStyle w:val="TableGrid"/>
        <w:tblW w:w="9781" w:type="dxa"/>
        <w:tblLook w:val="04A0" w:firstRow="1" w:lastRow="0" w:firstColumn="1" w:lastColumn="0" w:noHBand="0" w:noVBand="1"/>
      </w:tblPr>
      <w:tblGrid>
        <w:gridCol w:w="4722"/>
        <w:gridCol w:w="5059"/>
      </w:tblGrid>
      <w:tr w:rsidR="009F51C7" w14:paraId="2910A445" w14:textId="77777777" w:rsidTr="008F391E">
        <w:trPr>
          <w:trHeight w:val="486"/>
        </w:trPr>
        <w:tc>
          <w:tcPr>
            <w:tcW w:w="4722" w:type="dxa"/>
          </w:tcPr>
          <w:p w14:paraId="63D66687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5059" w:type="dxa"/>
          </w:tcPr>
          <w:p w14:paraId="3328389D" w14:textId="79C905BF" w:rsidR="009F51C7" w:rsidRDefault="001670FE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ANUPAMA PT</w:t>
            </w:r>
          </w:p>
        </w:tc>
      </w:tr>
      <w:tr w:rsidR="009F51C7" w14:paraId="0995B05E" w14:textId="77777777" w:rsidTr="008F391E">
        <w:trPr>
          <w:trHeight w:val="501"/>
        </w:trPr>
        <w:tc>
          <w:tcPr>
            <w:tcW w:w="4722" w:type="dxa"/>
          </w:tcPr>
          <w:p w14:paraId="7E7ABE9C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 and Branch:</w:t>
            </w:r>
          </w:p>
        </w:tc>
        <w:tc>
          <w:tcPr>
            <w:tcW w:w="5059" w:type="dxa"/>
          </w:tcPr>
          <w:p w14:paraId="45EF54D1" w14:textId="5A0901E3" w:rsidR="009F51C7" w:rsidRDefault="00A22FB9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BTECH CSE(AI&amp;DS)</w:t>
            </w:r>
          </w:p>
        </w:tc>
      </w:tr>
      <w:tr w:rsidR="009F51C7" w14:paraId="20594C0D" w14:textId="77777777" w:rsidTr="008F391E">
        <w:trPr>
          <w:trHeight w:val="486"/>
        </w:trPr>
        <w:tc>
          <w:tcPr>
            <w:tcW w:w="4722" w:type="dxa"/>
          </w:tcPr>
          <w:p w14:paraId="4E9BC2D7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id:</w:t>
            </w:r>
          </w:p>
        </w:tc>
        <w:tc>
          <w:tcPr>
            <w:tcW w:w="5059" w:type="dxa"/>
          </w:tcPr>
          <w:p w14:paraId="488E90E4" w14:textId="2C42A485" w:rsidR="009F51C7" w:rsidRDefault="001670FE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anupamaasrinivasan@gmail.com</w:t>
            </w:r>
          </w:p>
        </w:tc>
      </w:tr>
      <w:tr w:rsidR="009F51C7" w14:paraId="13BA73A0" w14:textId="77777777" w:rsidTr="008F391E">
        <w:trPr>
          <w:trHeight w:val="988"/>
        </w:trPr>
        <w:tc>
          <w:tcPr>
            <w:tcW w:w="4722" w:type="dxa"/>
          </w:tcPr>
          <w:p w14:paraId="1CC764AB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Whether you completed all the assigned task in this week (Yes/No):</w:t>
            </w:r>
          </w:p>
        </w:tc>
        <w:tc>
          <w:tcPr>
            <w:tcW w:w="5059" w:type="dxa"/>
          </w:tcPr>
          <w:p w14:paraId="286DB4B6" w14:textId="77777777" w:rsidR="009F51C7" w:rsidRDefault="009F51C7" w:rsidP="009F51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F27BDE" w14:textId="77777777" w:rsidR="009F51C7" w:rsidRDefault="009F51C7" w:rsidP="009F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81"/>
        <w:tblW w:w="9746" w:type="dxa"/>
        <w:tblLook w:val="04A0" w:firstRow="1" w:lastRow="0" w:firstColumn="1" w:lastColumn="0" w:noHBand="0" w:noVBand="1"/>
      </w:tblPr>
      <w:tblGrid>
        <w:gridCol w:w="11796"/>
      </w:tblGrid>
      <w:tr w:rsidR="000C1369" w14:paraId="01B30ECB" w14:textId="77777777" w:rsidTr="00994119">
        <w:trPr>
          <w:trHeight w:val="4413"/>
        </w:trPr>
        <w:tc>
          <w:tcPr>
            <w:tcW w:w="9746" w:type="dxa"/>
          </w:tcPr>
          <w:p w14:paraId="5E08E892" w14:textId="63C296E1" w:rsidR="00A859BA" w:rsidRPr="004435A9" w:rsidRDefault="000C1369" w:rsidP="00A859B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</w:pPr>
            <w:bookmarkStart w:id="0" w:name="_Hlk21374736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A859BA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4"/>
                <w:szCs w:val="24"/>
              </w:rPr>
              <w:t xml:space="preserve"> </w:t>
            </w:r>
            <w:r w:rsidR="00A859BA" w:rsidRPr="00DD38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Implement 5 different </w:t>
            </w:r>
            <w:r w:rsidR="00A859B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models</w:t>
            </w:r>
            <w:r w:rsidR="00A859BA" w:rsidRPr="00DD38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to perform</w:t>
            </w:r>
            <w:r w:rsidR="00C35BC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Boosting </w:t>
            </w:r>
            <w:r w:rsidR="00A859B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A859BA" w:rsidRPr="00DD38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for 5 different dataset that prevails in csv format</w:t>
            </w:r>
            <w:r w:rsidR="00A859BA" w:rsidRPr="002522A9">
              <w:rPr>
                <w:rFonts w:ascii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</w:rPr>
              <w:t xml:space="preserve"> </w:t>
            </w:r>
          </w:p>
          <w:p w14:paraId="46A77B1C" w14:textId="16CF165D" w:rsidR="00994119" w:rsidRPr="00A800A8" w:rsidRDefault="00994119" w:rsidP="00060C74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111B8F" w14:textId="5E3CDBDB" w:rsidR="001C6ACD" w:rsidRPr="001C6ACD" w:rsidRDefault="001C6ACD" w:rsidP="001C6AC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5B14FD" w14:textId="77777777" w:rsidR="001C6ACD" w:rsidRPr="001C6ACD" w:rsidRDefault="001C6ACD" w:rsidP="001C6AC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1C6A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✈️</w:t>
            </w: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Flight Price Prediction (Regression)</w:t>
            </w:r>
          </w:p>
          <w:p w14:paraId="2E411829" w14:textId="77777777" w:rsidR="001C6ACD" w:rsidRPr="001C6ACD" w:rsidRDefault="001C6ACD" w:rsidP="0078778A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the price of a flight ticket based on the airline, date of journey, source, destination, and stops.</w:t>
            </w:r>
          </w:p>
          <w:p w14:paraId="1248A61A" w14:textId="77777777" w:rsidR="001C6ACD" w:rsidRPr="001C6ACD" w:rsidRDefault="001C6ACD" w:rsidP="0078778A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great: Flight prices fluctuate wildly and have "noisy" patterns. Gradient Boosting models are famous for capturing these complex patterns much better than standard Linear Regression.</w:t>
            </w:r>
          </w:p>
          <w:p w14:paraId="0818F8AF" w14:textId="77777777" w:rsidR="001C6ACD" w:rsidRPr="00CD12BE" w:rsidRDefault="001C6ACD" w:rsidP="0078778A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9" w:tgtFrame="_blank" w:history="1">
              <w:r w:rsidRPr="001C6ACD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Flight Price Prediction</w:t>
              </w:r>
            </w:hyperlink>
          </w:p>
          <w:p w14:paraId="7E77EDB7" w14:textId="5BD2F6AE" w:rsidR="00CD12BE" w:rsidRDefault="00CD12BE" w:rsidP="00CD12B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2B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74E49B3" wp14:editId="216E45B9">
                  <wp:extent cx="6195060" cy="3099435"/>
                  <wp:effectExtent l="0" t="0" r="0" b="5715"/>
                  <wp:docPr id="1870178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1783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060" cy="309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4B9D6" w14:textId="63454F6B" w:rsidR="00CD12BE" w:rsidRDefault="00A459FF" w:rsidP="00CD12B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59F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5049DB9" wp14:editId="4D23CAF3">
                  <wp:extent cx="6339840" cy="3041650"/>
                  <wp:effectExtent l="0" t="0" r="3810" b="6350"/>
                  <wp:docPr id="620728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7288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1277A" w14:textId="0801B9D1" w:rsidR="00E03A02" w:rsidRPr="001C6ACD" w:rsidRDefault="00E03A02" w:rsidP="00CD12B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A0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5424DF5" wp14:editId="1BB59157">
                  <wp:extent cx="6484620" cy="2827655"/>
                  <wp:effectExtent l="0" t="0" r="0" b="0"/>
                  <wp:docPr id="1094198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1980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4620" cy="282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8FEC2" w14:textId="77777777" w:rsidR="001C6ACD" w:rsidRPr="001C6ACD" w:rsidRDefault="001C6ACD" w:rsidP="001C6AC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Pr="001C6A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🏠</w:t>
            </w: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California Housing Prices (Regression)</w:t>
            </w:r>
          </w:p>
          <w:p w14:paraId="11222043" w14:textId="77777777" w:rsidR="001C6ACD" w:rsidRPr="001C6ACD" w:rsidRDefault="001C6ACD" w:rsidP="0078778A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the median house value in California districts.</w:t>
            </w:r>
          </w:p>
          <w:p w14:paraId="653C5E43" w14:textId="77777777" w:rsidR="001C6ACD" w:rsidRPr="001C6ACD" w:rsidRDefault="001C6ACD" w:rsidP="0078778A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great: This is a classic "non-linear" problem. Features like longitude and latitude have a complex relationship with price. Boosting models can create highly specific geographic "regions" to improve accuracy.</w:t>
            </w:r>
          </w:p>
          <w:p w14:paraId="57F92BD2" w14:textId="77777777" w:rsidR="001C6ACD" w:rsidRPr="00351A6D" w:rsidRDefault="001C6ACD" w:rsidP="0078778A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13" w:tgtFrame="_blank" w:history="1">
              <w:r w:rsidRPr="001C6ACD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California Housing</w:t>
              </w:r>
            </w:hyperlink>
          </w:p>
          <w:p w14:paraId="1392E496" w14:textId="63441E37" w:rsidR="00351A6D" w:rsidRDefault="00351A6D" w:rsidP="00351A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1A6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D1DD406" wp14:editId="6C5BC7D6">
                  <wp:extent cx="6629400" cy="3056255"/>
                  <wp:effectExtent l="0" t="0" r="0" b="0"/>
                  <wp:docPr id="9480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05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0679" w14:textId="0096F1E8" w:rsidR="00351A6D" w:rsidRDefault="00B921F2" w:rsidP="00351A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9CB06A2" wp14:editId="41DA2F8B">
                  <wp:extent cx="6154908" cy="3071104"/>
                  <wp:effectExtent l="0" t="0" r="0" b="0"/>
                  <wp:docPr id="264648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481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6729" cy="308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CAFB7" w14:textId="51B4D902" w:rsidR="00B921F2" w:rsidRDefault="005F5BD9" w:rsidP="00351A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BD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1F600AA" wp14:editId="425F7275">
                  <wp:extent cx="6149046" cy="2730795"/>
                  <wp:effectExtent l="0" t="0" r="4445" b="0"/>
                  <wp:docPr id="420592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5921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747" cy="274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EFFE4" w14:textId="77777777" w:rsidR="00B921F2" w:rsidRPr="001C6ACD" w:rsidRDefault="00B921F2" w:rsidP="00351A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12FE52" w14:textId="77777777" w:rsidR="001C6ACD" w:rsidRPr="001C6ACD" w:rsidRDefault="001C6ACD" w:rsidP="001C6AC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Pr="001C6A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💳</w:t>
            </w: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Credit Card Fraud Detection (Imbalanced Classification)</w:t>
            </w:r>
          </w:p>
          <w:p w14:paraId="2CB339E6" w14:textId="77777777" w:rsidR="001C6ACD" w:rsidRPr="001C6ACD" w:rsidRDefault="001C6ACD" w:rsidP="0078778A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Identify fraudulent transactions.</w:t>
            </w:r>
          </w:p>
          <w:p w14:paraId="72C1098A" w14:textId="77777777" w:rsidR="001C6ACD" w:rsidRPr="001C6ACD" w:rsidRDefault="001C6ACD" w:rsidP="0078778A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Why it's great: Because fraud is so rare, you need a model that is extremely precise. Gradient Boosting models have parameters (like </w:t>
            </w:r>
            <w:proofErr w:type="spellStart"/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scale_pos_weight</w:t>
            </w:r>
            <w:proofErr w:type="spellEnd"/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 </w:t>
            </w:r>
            <w:proofErr w:type="spellStart"/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XGBoost</w:t>
            </w:r>
            <w:proofErr w:type="spellEnd"/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specifically designed to handle this kind of extreme class imbalance.</w:t>
            </w:r>
          </w:p>
          <w:p w14:paraId="7297DCEE" w14:textId="77777777" w:rsidR="001C6ACD" w:rsidRPr="0053718C" w:rsidRDefault="001C6ACD" w:rsidP="0078778A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17" w:tgtFrame="_blank" w:history="1">
              <w:r w:rsidRPr="001C6ACD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Credit Card Fraud</w:t>
              </w:r>
            </w:hyperlink>
          </w:p>
          <w:p w14:paraId="2A6CE175" w14:textId="25C1AC4D" w:rsidR="0053718C" w:rsidRDefault="00C83E92" w:rsidP="005371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E9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1FBDD31" wp14:editId="066164C4">
                  <wp:extent cx="6770370" cy="3205480"/>
                  <wp:effectExtent l="0" t="0" r="0" b="0"/>
                  <wp:docPr id="1631871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8710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0370" cy="320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12899" w14:textId="5CD7004F" w:rsidR="00C83E92" w:rsidRPr="001C6ACD" w:rsidRDefault="00F32562" w:rsidP="005371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56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F33CDFC" wp14:editId="41721CFB">
                  <wp:extent cx="6916420" cy="3914140"/>
                  <wp:effectExtent l="0" t="0" r="0" b="0"/>
                  <wp:docPr id="20278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850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6420" cy="391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38295" w14:textId="77777777" w:rsidR="001C6ACD" w:rsidRPr="001C6ACD" w:rsidRDefault="001C6ACD" w:rsidP="001C6AC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Pr="001C6A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🛒</w:t>
            </w: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Walmart Sales Forecast (Time-Series Regression)</w:t>
            </w:r>
          </w:p>
          <w:p w14:paraId="6CB56C29" w14:textId="77777777" w:rsidR="001C6ACD" w:rsidRPr="001C6ACD" w:rsidRDefault="001C6ACD" w:rsidP="0078778A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weekly sales for different departments across various Walmart stores.</w:t>
            </w:r>
          </w:p>
          <w:p w14:paraId="07035F87" w14:textId="77777777" w:rsidR="001C6ACD" w:rsidRPr="001C6ACD" w:rsidRDefault="001C6ACD" w:rsidP="0078778A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it's great: This dataset includes effects of holidays, markdowns, and store sizes. It’s perfect for practicing Feature Engineering (like creating "lag" features) before feeding them into a Boosting model.</w:t>
            </w:r>
          </w:p>
          <w:p w14:paraId="2774709F" w14:textId="77777777" w:rsidR="001C6ACD" w:rsidRPr="00F32562" w:rsidRDefault="001C6ACD" w:rsidP="0078778A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20" w:tgtFrame="_blank" w:history="1">
              <w:r w:rsidRPr="001C6ACD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Walmart Sales Forecast</w:t>
              </w:r>
            </w:hyperlink>
          </w:p>
          <w:p w14:paraId="05CA0745" w14:textId="52F58C15" w:rsidR="00F32562" w:rsidRDefault="00F32562" w:rsidP="00F325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8B7693" w14:textId="77777777" w:rsidR="00AA1113" w:rsidRPr="001C6ACD" w:rsidRDefault="00AA1113" w:rsidP="00F325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114E8A" w14:textId="77777777" w:rsidR="001C6ACD" w:rsidRPr="001C6ACD" w:rsidRDefault="001C6ACD" w:rsidP="001C6AC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Pr="001C6A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🏥</w:t>
            </w: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Stroke Prediction Dataset (Binary Classification)</w:t>
            </w:r>
          </w:p>
          <w:p w14:paraId="67FEE89C" w14:textId="77777777" w:rsidR="001C6ACD" w:rsidRPr="001C6ACD" w:rsidRDefault="001C6ACD" w:rsidP="0078778A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Goal: Predict whether a patient is likely to get a stroke based on parameters like gender, age, various diseases, and smoking status.</w:t>
            </w:r>
          </w:p>
          <w:p w14:paraId="392E98C4" w14:textId="77777777" w:rsidR="001C6ACD" w:rsidRPr="001C6ACD" w:rsidRDefault="001C6ACD" w:rsidP="0078778A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Why it's great: Medical data is often "messy" with missing values and categorical strings. This is a great place to test </w:t>
            </w:r>
            <w:proofErr w:type="spellStart"/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CatBoost</w:t>
            </w:r>
            <w:proofErr w:type="spellEnd"/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which can handle categorical features automatically without you needing to encode them manually.</w:t>
            </w:r>
          </w:p>
          <w:p w14:paraId="4BA766DA" w14:textId="77777777" w:rsidR="001C6ACD" w:rsidRPr="001C6ACD" w:rsidRDefault="001C6ACD" w:rsidP="0078778A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A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Direct Link: </w:t>
            </w:r>
            <w:hyperlink r:id="rId21" w:tgtFrame="_blank" w:history="1">
              <w:r w:rsidRPr="001C6ACD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Kaggle - Stroke Prediction Dataset</w:t>
              </w:r>
            </w:hyperlink>
          </w:p>
          <w:p w14:paraId="5D838CFE" w14:textId="1732A33C" w:rsidR="00383C5C" w:rsidRDefault="00C60EB8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</w:pPr>
            <w:r w:rsidRPr="00C60EB8">
              <w:rPr>
                <w:rFonts w:ascii="Times New Roman" w:hAnsi="Times New Roman" w:cs="Times New Roman"/>
                <w:b/>
                <w:bCs/>
                <w:noProof/>
                <w:color w:val="EE0000"/>
                <w:sz w:val="36"/>
                <w:szCs w:val="36"/>
              </w:rPr>
              <w:lastRenderedPageBreak/>
              <w:drawing>
                <wp:inline distT="0" distB="0" distL="0" distR="0" wp14:anchorId="0CACEF18" wp14:editId="615D2B55">
                  <wp:extent cx="7350125" cy="3435985"/>
                  <wp:effectExtent l="0" t="0" r="3175" b="0"/>
                  <wp:docPr id="46946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4608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0125" cy="343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0110B" w14:textId="02DF04D3" w:rsidR="003E3C62" w:rsidRDefault="00E72E41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</w:pPr>
            <w:r w:rsidRPr="00E72E41">
              <w:rPr>
                <w:rFonts w:ascii="Times New Roman" w:hAnsi="Times New Roman" w:cs="Times New Roman"/>
                <w:b/>
                <w:bCs/>
                <w:noProof/>
                <w:color w:val="EE0000"/>
                <w:sz w:val="36"/>
                <w:szCs w:val="36"/>
              </w:rPr>
              <w:drawing>
                <wp:inline distT="0" distB="0" distL="0" distR="0" wp14:anchorId="192E38D1" wp14:editId="1D467229">
                  <wp:extent cx="7204075" cy="4065270"/>
                  <wp:effectExtent l="0" t="0" r="0" b="0"/>
                  <wp:docPr id="314625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2570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4075" cy="406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8441D" w14:textId="19627B14" w:rsidR="00911068" w:rsidRPr="00911068" w:rsidRDefault="00911068" w:rsidP="000C136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</w:pPr>
            <w:r w:rsidRPr="00911068">
              <w:rPr>
                <w:rFonts w:ascii="Times New Roman" w:hAnsi="Times New Roman" w:cs="Times New Roman"/>
                <w:b/>
                <w:bCs/>
                <w:color w:val="EE0000"/>
                <w:sz w:val="36"/>
                <w:szCs w:val="36"/>
              </w:rPr>
              <w:t xml:space="preserve">RESOURCES </w:t>
            </w:r>
          </w:p>
          <w:p w14:paraId="70E81ECF" w14:textId="093FD7DA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2DD78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StatQuest</w:t>
            </w:r>
            <w:proofErr w:type="spellEnd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Gradient Boosting Explained (Best Intuition)</w:t>
            </w:r>
          </w:p>
          <w:p w14:paraId="6726F838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⭐⭐⭐⭐⭐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(visual + beginner friendly)</w:t>
            </w:r>
          </w:p>
          <w:p w14:paraId="5D0D5BF3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4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https://statquest.org/gradient-boosting-machine/</w:t>
              </w:r>
            </w:hyperlink>
          </w:p>
          <w:p w14:paraId="648D70C9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📺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YouTube (same topic explained visually):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5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https://www.youtube.com/watch?v=3CC4N4z3GJc</w:t>
              </w:r>
            </w:hyperlink>
          </w:p>
          <w:p w14:paraId="212CC45C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this is awesome</w:t>
            </w:r>
          </w:p>
          <w:p w14:paraId="4D75C221" w14:textId="77777777" w:rsidR="003E3C62" w:rsidRPr="003E3C62" w:rsidRDefault="003E3C62" w:rsidP="0078778A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Clear step-by-step concept</w:t>
            </w:r>
          </w:p>
          <w:p w14:paraId="39A55B7B" w14:textId="77777777" w:rsidR="003E3C62" w:rsidRPr="003E3C62" w:rsidRDefault="003E3C62" w:rsidP="0078778A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No heavy math</w:t>
            </w:r>
          </w:p>
          <w:p w14:paraId="17B36251" w14:textId="77777777" w:rsidR="003E3C62" w:rsidRPr="003E3C62" w:rsidRDefault="003E3C62" w:rsidP="0078778A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Easy to remember</w:t>
            </w:r>
          </w:p>
          <w:p w14:paraId="57CF6EBA" w14:textId="661686D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D7C357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Google Machine Learning Crash Course — Ensemble Methods</w:t>
            </w:r>
          </w:p>
          <w:p w14:paraId="2F6DBE6B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6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https://developers.google.com/machine-learning/crash-course/ensemble</w:t>
              </w:r>
            </w:hyperlink>
          </w:p>
          <w:p w14:paraId="202ED23C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Covers</w:t>
            </w:r>
          </w:p>
          <w:p w14:paraId="3F440696" w14:textId="77777777" w:rsidR="003E3C62" w:rsidRPr="003E3C62" w:rsidRDefault="003E3C62" w:rsidP="0078778A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Bagging vs Boosting</w:t>
            </w:r>
          </w:p>
          <w:p w14:paraId="2FBD8A93" w14:textId="77777777" w:rsidR="003E3C62" w:rsidRPr="003E3C62" w:rsidRDefault="003E3C62" w:rsidP="0078778A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Basic idea of Gradient Boosting</w:t>
            </w:r>
          </w:p>
          <w:p w14:paraId="1579FA54" w14:textId="77777777" w:rsidR="003E3C62" w:rsidRPr="003E3C62" w:rsidRDefault="003E3C62" w:rsidP="0078778A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Practical examples</w:t>
            </w:r>
          </w:p>
          <w:p w14:paraId="03852297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Great for </w:t>
            </w:r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beginners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8CA591" w14:textId="01BA608C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873AF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Scikit-learn Official Docs — Gradient Boosting</w:t>
            </w:r>
          </w:p>
          <w:p w14:paraId="023AC969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7" w:anchor="gradient-boosting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https://scikit-learn.org/stable/modules/ensemble.html#gradient-boosting</w:t>
              </w:r>
            </w:hyperlink>
          </w:p>
          <w:p w14:paraId="244D638A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  <w:p w14:paraId="47F066EC" w14:textId="77777777" w:rsidR="003E3C62" w:rsidRPr="003E3C62" w:rsidRDefault="003E3C62" w:rsidP="0078778A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Correct implementation</w:t>
            </w:r>
          </w:p>
          <w:p w14:paraId="6CA948A5" w14:textId="77777777" w:rsidR="003E3C62" w:rsidRPr="003E3C62" w:rsidRDefault="003E3C62" w:rsidP="0078778A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Parameter explanations</w:t>
            </w:r>
          </w:p>
          <w:p w14:paraId="3554C4C6" w14:textId="77777777" w:rsidR="003E3C62" w:rsidRPr="003E3C62" w:rsidRDefault="003E3C62" w:rsidP="0078778A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Reference for real projects</w:t>
            </w:r>
          </w:p>
          <w:p w14:paraId="100DA9E3" w14:textId="6ADED5BB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B27A7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💡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Towards Data Science – Gradient Boosting Explained</w:t>
            </w:r>
          </w:p>
          <w:p w14:paraId="336D28BB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8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https://towardsdatascience.com/gradient-boosting-explain-like-im-five-7048e45c3a4</w:t>
              </w:r>
            </w:hyperlink>
          </w:p>
          <w:p w14:paraId="7DC05988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it’s good</w:t>
            </w:r>
          </w:p>
          <w:p w14:paraId="5737C12C" w14:textId="77777777" w:rsidR="003E3C62" w:rsidRPr="003E3C62" w:rsidRDefault="003E3C62" w:rsidP="0078778A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Intuitive (simple language)</w:t>
            </w:r>
          </w:p>
          <w:p w14:paraId="10FA9E1D" w14:textId="77777777" w:rsidR="003E3C62" w:rsidRPr="003E3C62" w:rsidRDefault="003E3C62" w:rsidP="0078778A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Code + visuals</w:t>
            </w:r>
          </w:p>
          <w:p w14:paraId="79906BF0" w14:textId="77777777" w:rsidR="003E3C62" w:rsidRPr="003E3C62" w:rsidRDefault="003E3C62" w:rsidP="0078778A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Comparison with Random Forest</w:t>
            </w:r>
          </w:p>
          <w:p w14:paraId="3489D93D" w14:textId="302086C4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FC72A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📊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Machine Learning Mastery – Gradient Boosting in Python</w:t>
            </w:r>
          </w:p>
          <w:p w14:paraId="20684D1C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9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https://machinelearningmastery.com/gentle-introduction-gradient-boosting-algorithm-machine-learning/</w:t>
              </w:r>
            </w:hyperlink>
          </w:p>
          <w:p w14:paraId="5C62DD26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Great for</w:t>
            </w:r>
          </w:p>
          <w:p w14:paraId="57CADA90" w14:textId="77777777" w:rsidR="003E3C62" w:rsidRPr="003E3C62" w:rsidRDefault="003E3C62" w:rsidP="0078778A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Python examples</w:t>
            </w:r>
          </w:p>
          <w:p w14:paraId="1C2FA566" w14:textId="77777777" w:rsidR="003E3C62" w:rsidRPr="003E3C62" w:rsidRDefault="003E3C62" w:rsidP="0078778A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Step-by-step hands-on</w:t>
            </w:r>
          </w:p>
          <w:p w14:paraId="6AE900C9" w14:textId="77777777" w:rsidR="003E3C62" w:rsidRPr="003E3C62" w:rsidRDefault="003E3C62" w:rsidP="0078778A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Clear explanation</w:t>
            </w:r>
          </w:p>
          <w:p w14:paraId="07D00AD8" w14:textId="396D45EE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3CC2A1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ADVANCED BOOSTING MODELS</w:t>
            </w:r>
          </w:p>
          <w:p w14:paraId="5D03833D" w14:textId="74B75CBA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E9273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🔥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XGBoost</w:t>
            </w:r>
            <w:proofErr w:type="spellEnd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Official Guide</w:t>
            </w:r>
          </w:p>
          <w:p w14:paraId="11D53712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0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https://xgboost.readthedocs.io/en/stable/</w:t>
              </w:r>
            </w:hyperlink>
          </w:p>
          <w:p w14:paraId="3BAE7998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Covers</w:t>
            </w:r>
          </w:p>
          <w:p w14:paraId="2F7B7DB5" w14:textId="77777777" w:rsidR="003E3C62" w:rsidRPr="003E3C62" w:rsidRDefault="003E3C62" w:rsidP="0078778A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Advanced gradient boosting</w:t>
            </w:r>
          </w:p>
          <w:p w14:paraId="2F925927" w14:textId="77777777" w:rsidR="003E3C62" w:rsidRPr="003E3C62" w:rsidRDefault="003E3C62" w:rsidP="0078778A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Regularization</w:t>
            </w:r>
          </w:p>
          <w:p w14:paraId="1C730330" w14:textId="77777777" w:rsidR="003E3C62" w:rsidRPr="003E3C62" w:rsidRDefault="003E3C62" w:rsidP="0078778A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Tree pruning</w:t>
            </w:r>
          </w:p>
          <w:p w14:paraId="034E1000" w14:textId="77777777" w:rsidR="003E3C62" w:rsidRPr="003E3C62" w:rsidRDefault="003E3C62" w:rsidP="0078778A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Parameter tuning</w:t>
            </w:r>
          </w:p>
          <w:p w14:paraId="64C86F05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Great for real </w:t>
            </w:r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industry usage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57F44C" w14:textId="3BA64524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40483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7️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Towards Data Science – </w:t>
            </w:r>
            <w:proofErr w:type="spellStart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XGBoost</w:t>
            </w:r>
            <w:proofErr w:type="spellEnd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Beginner Guide</w:t>
            </w:r>
          </w:p>
          <w:p w14:paraId="096E0E01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1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https://towardsdatascience.com/xgboost-for-beginners-a-tutorial-7f388c2de4d2</w:t>
              </w:r>
            </w:hyperlink>
          </w:p>
          <w:p w14:paraId="5E1BEBDE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you get</w:t>
            </w:r>
          </w:p>
          <w:p w14:paraId="703483A1" w14:textId="77777777" w:rsidR="003E3C62" w:rsidRPr="003E3C62" w:rsidRDefault="003E3C62" w:rsidP="0078778A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Easy explanation</w:t>
            </w:r>
          </w:p>
          <w:p w14:paraId="29AAAB7B" w14:textId="77777777" w:rsidR="003E3C62" w:rsidRPr="003E3C62" w:rsidRDefault="003E3C62" w:rsidP="0078778A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Python code</w:t>
            </w:r>
          </w:p>
          <w:p w14:paraId="1381480E" w14:textId="77777777" w:rsidR="003E3C62" w:rsidRPr="003E3C62" w:rsidRDefault="003E3C62" w:rsidP="0078778A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Interpretation of parameters</w:t>
            </w:r>
          </w:p>
          <w:p w14:paraId="61B607AB" w14:textId="6001AF13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10902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⚡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8️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LightGBM</w:t>
            </w:r>
            <w:proofErr w:type="spellEnd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Tutorial for Beginners</w:t>
            </w:r>
          </w:p>
          <w:p w14:paraId="02D35C0F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2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https://lightgbm.readthedocs.io/en/stable/</w:t>
              </w:r>
            </w:hyperlink>
          </w:p>
          <w:p w14:paraId="017F661F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learn this</w:t>
            </w:r>
          </w:p>
          <w:p w14:paraId="0F7D6F5C" w14:textId="77777777" w:rsidR="003E3C62" w:rsidRPr="003E3C62" w:rsidRDefault="003E3C62" w:rsidP="0078778A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Faster than </w:t>
            </w:r>
            <w:proofErr w:type="spellStart"/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  <w:p w14:paraId="5A25DA75" w14:textId="77777777" w:rsidR="003E3C62" w:rsidRPr="003E3C62" w:rsidRDefault="003E3C62" w:rsidP="0078778A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Works great with large data</w:t>
            </w:r>
          </w:p>
          <w:p w14:paraId="793A9080" w14:textId="77777777" w:rsidR="003E3C62" w:rsidRPr="003E3C62" w:rsidRDefault="003E3C62" w:rsidP="0078778A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Used in production systems</w:t>
            </w:r>
          </w:p>
          <w:p w14:paraId="56C67449" w14:textId="17ACECB6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8030B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🐱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9️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CatBoost</w:t>
            </w:r>
            <w:proofErr w:type="spellEnd"/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Beginner Tutorial</w:t>
            </w:r>
          </w:p>
          <w:p w14:paraId="2F496D67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3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https://catboost.ai/docs/</w:t>
              </w:r>
            </w:hyperlink>
          </w:p>
          <w:p w14:paraId="2EF6C8EF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part</w:t>
            </w:r>
          </w:p>
          <w:p w14:paraId="4C873B5C" w14:textId="77777777" w:rsidR="003E3C62" w:rsidRPr="003E3C62" w:rsidRDefault="003E3C62" w:rsidP="0078778A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Handles categorical features</w:t>
            </w:r>
          </w:p>
          <w:p w14:paraId="7AFD1DA6" w14:textId="77777777" w:rsidR="003E3C62" w:rsidRPr="003E3C62" w:rsidRDefault="003E3C62" w:rsidP="0078778A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Zero need for encoding</w:t>
            </w:r>
          </w:p>
          <w:p w14:paraId="5B67525A" w14:textId="77777777" w:rsidR="003E3C62" w:rsidRPr="003E3C62" w:rsidRDefault="003E3C62" w:rsidP="0078778A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Very powerful for real tabular data</w:t>
            </w:r>
          </w:p>
          <w:p w14:paraId="25CF3A03" w14:textId="0A346900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14D79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🛠️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PRACTICAL CODING RESOURCES</w:t>
            </w:r>
          </w:p>
          <w:p w14:paraId="5935E044" w14:textId="60B13B14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96B38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📍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10️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Kaggle – Hands-On Practice Notebooks</w:t>
            </w:r>
          </w:p>
          <w:p w14:paraId="4FC30701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4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https://www.kaggle.com/code</w:t>
              </w:r>
            </w:hyperlink>
          </w:p>
          <w:p w14:paraId="07F08C08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(Search: “Gradient Boosting”, “</w:t>
            </w:r>
            <w:proofErr w:type="spellStart"/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XGBoost</w:t>
            </w:r>
            <w:proofErr w:type="spellEnd"/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Tutorial”, “</w:t>
            </w:r>
            <w:proofErr w:type="spellStart"/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LightGBM</w:t>
            </w:r>
            <w:proofErr w:type="spellEnd"/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”, “</w:t>
            </w:r>
            <w:proofErr w:type="spellStart"/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CatBoost</w:t>
            </w:r>
            <w:proofErr w:type="spellEnd"/>
            <w:r w:rsidRPr="003E3C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”)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E3C62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Real data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E3C62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User notebooks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E3C62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You can run code in browser</w:t>
            </w:r>
          </w:p>
          <w:p w14:paraId="3238D125" w14:textId="11A777F2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C41CC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📍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11️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W3Schools — Machine Learning Metrics + Models</w:t>
            </w:r>
          </w:p>
          <w:p w14:paraId="79350247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5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https://www.w3schools.com/python/python_ml_intro.asp</w:t>
              </w:r>
            </w:hyperlink>
          </w:p>
          <w:p w14:paraId="01A54F77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useful</w:t>
            </w:r>
          </w:p>
          <w:p w14:paraId="3DE62A79" w14:textId="77777777" w:rsidR="003E3C62" w:rsidRPr="003E3C62" w:rsidRDefault="003E3C62" w:rsidP="0078778A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Basic concepts</w:t>
            </w:r>
          </w:p>
          <w:p w14:paraId="41F83E2C" w14:textId="77777777" w:rsidR="003E3C62" w:rsidRPr="003E3C62" w:rsidRDefault="003E3C62" w:rsidP="0078778A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Easy code</w:t>
            </w:r>
          </w:p>
          <w:p w14:paraId="6B75F799" w14:textId="77777777" w:rsidR="003E3C62" w:rsidRPr="003E3C62" w:rsidRDefault="003E3C62" w:rsidP="0078778A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Good for beginners</w:t>
            </w:r>
          </w:p>
          <w:p w14:paraId="361ED9FC" w14:textId="472C82EC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D6ABE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📘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12️</w:t>
            </w:r>
            <w:r w:rsidRPr="003E3C6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Analytics Vidhya – Boosting Techniques Overview</w:t>
            </w:r>
          </w:p>
          <w:p w14:paraId="2A14DED4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36" w:history="1">
              <w:r w:rsidRPr="003E3C6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https://www.analyticsvidhya.com/blog/2021/05/boosting-algorithms-bagging-boosting-adaboost-gradient-boosting-xgboost-catboost/</w:t>
              </w:r>
            </w:hyperlink>
          </w:p>
          <w:p w14:paraId="7DB542C1" w14:textId="77777777" w:rsidR="003E3C62" w:rsidRPr="003E3C62" w:rsidRDefault="003E3C62" w:rsidP="003E3C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gives</w:t>
            </w:r>
          </w:p>
          <w:p w14:paraId="2DCEDADA" w14:textId="77777777" w:rsidR="003E3C62" w:rsidRPr="003E3C62" w:rsidRDefault="003E3C62" w:rsidP="0078778A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</w:p>
          <w:p w14:paraId="73AEB708" w14:textId="77777777" w:rsidR="003E3C62" w:rsidRPr="003E3C62" w:rsidRDefault="003E3C62" w:rsidP="0078778A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When to use which</w:t>
            </w:r>
          </w:p>
          <w:p w14:paraId="10B0A5F2" w14:textId="77777777" w:rsidR="003E3C62" w:rsidRPr="003E3C62" w:rsidRDefault="003E3C62" w:rsidP="0078778A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C62">
              <w:rPr>
                <w:rFonts w:ascii="Times New Roman" w:hAnsi="Times New Roman" w:cs="Times New Roman"/>
                <w:sz w:val="24"/>
                <w:szCs w:val="24"/>
              </w:rPr>
              <w:t>Simple examples</w:t>
            </w:r>
          </w:p>
          <w:p w14:paraId="6F2536C5" w14:textId="399D3BB6" w:rsidR="003137BC" w:rsidRDefault="003137BC" w:rsidP="00C85B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4D4B3286" w14:textId="77777777" w:rsidR="000C1369" w:rsidRDefault="000C136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DE2209" w14:textId="77777777" w:rsidR="00994119" w:rsidRDefault="0099411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51F04F" w14:textId="77777777" w:rsidR="007F6140" w:rsidRDefault="007F6140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27" w:type="dxa"/>
        <w:tblLook w:val="04A0" w:firstRow="1" w:lastRow="0" w:firstColumn="1" w:lastColumn="0" w:noHBand="0" w:noVBand="1"/>
      </w:tblPr>
      <w:tblGrid>
        <w:gridCol w:w="9627"/>
      </w:tblGrid>
      <w:tr w:rsidR="000C1369" w14:paraId="211A7E6A" w14:textId="77777777" w:rsidTr="000C1369">
        <w:trPr>
          <w:trHeight w:val="884"/>
        </w:trPr>
        <w:tc>
          <w:tcPr>
            <w:tcW w:w="9627" w:type="dxa"/>
          </w:tcPr>
          <w:p w14:paraId="4CBDDDC1" w14:textId="005D3A4F" w:rsidR="00AF1947" w:rsidRDefault="000C1369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023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  <w:r w:rsidRPr="00B900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90023">
              <w:rPr>
                <w:rFonts w:ascii="Times New Roman" w:hAnsi="Times New Roman" w:cs="Times New Roman"/>
                <w:sz w:val="24"/>
                <w:szCs w:val="24"/>
              </w:rPr>
              <w:t>Problems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Explain and attach screenshot</w:t>
            </w:r>
          </w:p>
          <w:p w14:paraId="56915945" w14:textId="48423F18" w:rsidR="000C1369" w:rsidRDefault="003D0D1D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D1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7B65BE" wp14:editId="08FB04B1">
                  <wp:extent cx="5731510" cy="2748280"/>
                  <wp:effectExtent l="0" t="0" r="2540" b="0"/>
                  <wp:docPr id="1276825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2518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FB094" w14:textId="78BD4822" w:rsidR="00561112" w:rsidRPr="00B90023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9723" w:type="dxa"/>
        <w:tblLook w:val="04A0" w:firstRow="1" w:lastRow="0" w:firstColumn="1" w:lastColumn="0" w:noHBand="0" w:noVBand="1"/>
      </w:tblPr>
      <w:tblGrid>
        <w:gridCol w:w="9723"/>
      </w:tblGrid>
      <w:tr w:rsidR="00561112" w14:paraId="7DE7FEF7" w14:textId="77777777" w:rsidTr="00561112">
        <w:trPr>
          <w:trHeight w:val="3417"/>
        </w:trPr>
        <w:tc>
          <w:tcPr>
            <w:tcW w:w="9723" w:type="dxa"/>
          </w:tcPr>
          <w:p w14:paraId="3E848B7D" w14:textId="024F2740" w:rsidR="00561112" w:rsidRDefault="00561112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0023">
              <w:rPr>
                <w:rFonts w:ascii="Times New Roman" w:hAnsi="Times New Roman" w:cs="Times New Roman"/>
                <w:sz w:val="24"/>
                <w:szCs w:val="24"/>
              </w:rPr>
              <w:t>HackerRank</w:t>
            </w:r>
            <w:proofErr w:type="spellEnd"/>
            <w:r w:rsidRPr="00B900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90023">
              <w:rPr>
                <w:rFonts w:ascii="Times New Roman" w:hAnsi="Times New Roman" w:cs="Times New Roman"/>
                <w:sz w:val="24"/>
                <w:szCs w:val="24"/>
              </w:rPr>
              <w:t>problems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Explain and attach screenshot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20F55" w:rsidRPr="00C20F5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4A5D67" wp14:editId="1DEE4237">
                  <wp:extent cx="5731510" cy="2609850"/>
                  <wp:effectExtent l="0" t="0" r="2540" b="0"/>
                  <wp:docPr id="767891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9190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D51A6" w14:textId="77777777" w:rsidR="000C1369" w:rsidRDefault="000C136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A23A54" w14:textId="77777777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A46702" w14:textId="77777777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107DEE" w14:textId="77777777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55" w:type="dxa"/>
        <w:tblLook w:val="04A0" w:firstRow="1" w:lastRow="0" w:firstColumn="1" w:lastColumn="0" w:noHBand="0" w:noVBand="1"/>
      </w:tblPr>
      <w:tblGrid>
        <w:gridCol w:w="9555"/>
      </w:tblGrid>
      <w:tr w:rsidR="00561112" w14:paraId="27701267" w14:textId="77777777" w:rsidTr="00994119">
        <w:trPr>
          <w:trHeight w:val="4403"/>
        </w:trPr>
        <w:tc>
          <w:tcPr>
            <w:tcW w:w="9555" w:type="dxa"/>
          </w:tcPr>
          <w:p w14:paraId="77A2464E" w14:textId="04BD293F" w:rsidR="00561112" w:rsidRDefault="00561112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your GitHub submission and attach your submitted Repo screenshot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F1947" w:rsidRPr="00AF19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05E264" wp14:editId="0FCAE515">
                  <wp:extent cx="5731510" cy="2347595"/>
                  <wp:effectExtent l="0" t="0" r="2540" b="0"/>
                  <wp:docPr id="91624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4665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7EBAD5" w14:textId="77777777" w:rsidR="00561112" w:rsidRDefault="00561112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D246CF" w14:textId="77777777" w:rsidR="00994119" w:rsidRDefault="0099411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1112" w14:paraId="46EAC9CA" w14:textId="77777777" w:rsidTr="00561112">
        <w:tc>
          <w:tcPr>
            <w:tcW w:w="9016" w:type="dxa"/>
          </w:tcPr>
          <w:p w14:paraId="1724E6CB" w14:textId="25100FB6" w:rsidR="008E405F" w:rsidRPr="008E405F" w:rsidRDefault="00561112" w:rsidP="008E405F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your LinkedIn Post and attach your submitted Post screenshot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82C4D">
              <w:rPr>
                <w:noProof/>
              </w:rPr>
              <w:drawing>
                <wp:inline distT="0" distB="0" distL="0" distR="0" wp14:anchorId="6FDF0AEF" wp14:editId="25756E2A">
                  <wp:extent cx="5728970" cy="3990340"/>
                  <wp:effectExtent l="0" t="0" r="5080" b="0"/>
                  <wp:docPr id="2083272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8970" cy="399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F34D57" w14:textId="7DB6C69E" w:rsidR="00561112" w:rsidRDefault="00561112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09B89757" w14:textId="77777777" w:rsidR="00336A79" w:rsidRDefault="00336A7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1112" w14:paraId="71061475" w14:textId="77777777" w:rsidTr="00561112">
        <w:tc>
          <w:tcPr>
            <w:tcW w:w="9016" w:type="dxa"/>
          </w:tcPr>
          <w:p w14:paraId="66D65083" w14:textId="77777777" w:rsidR="00561112" w:rsidRDefault="00561112" w:rsidP="00D82C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Attach the link of your </w:t>
            </w:r>
            <w:r w:rsidR="00985626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</w:t>
            </w:r>
            <w:r w:rsidR="005D20B7">
              <w:rPr>
                <w:rFonts w:ascii="Times New Roman" w:hAnsi="Times New Roman" w:cs="Times New Roman"/>
                <w:sz w:val="24"/>
                <w:szCs w:val="24"/>
              </w:rPr>
              <w:t xml:space="preserve"> (YouTube)</w:t>
            </w:r>
          </w:p>
          <w:p w14:paraId="1DFC3EE8" w14:textId="35847CE4" w:rsidR="006D3B03" w:rsidRDefault="006D3B03" w:rsidP="005267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68DB2" w14:textId="77777777" w:rsidR="00336A79" w:rsidRDefault="00336A79" w:rsidP="004D2F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5626" w14:paraId="3F4AC411" w14:textId="77777777" w:rsidTr="00985626">
        <w:tc>
          <w:tcPr>
            <w:tcW w:w="9016" w:type="dxa"/>
          </w:tcPr>
          <w:p w14:paraId="75EABC94" w14:textId="77777777" w:rsidR="008216AE" w:rsidRDefault="00985626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Attach the link of your Second </w:t>
            </w:r>
            <w:r w:rsidR="005D20B7">
              <w:rPr>
                <w:rFonts w:ascii="Times New Roman" w:hAnsi="Times New Roman" w:cs="Times New Roman"/>
                <w:sz w:val="24"/>
                <w:szCs w:val="24"/>
              </w:rPr>
              <w:t>Video (YouTube)</w:t>
            </w:r>
          </w:p>
          <w:p w14:paraId="570986E6" w14:textId="55C3EC7A" w:rsidR="000837E3" w:rsidRDefault="000837E3" w:rsidP="004D2F97">
            <w:pPr>
              <w:spacing w:line="360" w:lineRule="auto"/>
              <w:rPr>
                <w:ins w:id="1" w:author="ANUSHKA ANIL" w:date="2026-01-31T19:58:00Z" w16du:dateUtc="2026-01-31T14:28:00Z"/>
                <w:rFonts w:ascii="Times New Roman" w:hAnsi="Times New Roman" w:cs="Times New Roman"/>
                <w:sz w:val="24"/>
                <w:szCs w:val="24"/>
              </w:rPr>
            </w:pPr>
          </w:p>
          <w:p w14:paraId="6B4C2463" w14:textId="4F613669" w:rsidR="009660B5" w:rsidRDefault="009660B5" w:rsidP="009660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31D61" w14:textId="21F02860" w:rsidR="00994119" w:rsidRDefault="00994119" w:rsidP="004D2F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509200" w14:textId="77777777" w:rsidR="007B432B" w:rsidRDefault="007B432B" w:rsidP="00985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BC3C60" w14:textId="239F50D2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7-DAY PRACTICE PLAN — GRADIENT BOOSTING </w:t>
      </w:r>
    </w:p>
    <w:p w14:paraId="006527BD" w14:textId="67F7496C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B230B0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1 — Boosting Fundamentals (NO CODE)</w:t>
      </w:r>
    </w:p>
    <w:p w14:paraId="26029E2A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4D7A8B6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Understand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>why Gradient Boosting exists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71428F3C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217DE011" w14:textId="77777777" w:rsidR="0011066C" w:rsidRPr="0011066C" w:rsidRDefault="0011066C" w:rsidP="0078778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Weak learner concept</w:t>
      </w:r>
    </w:p>
    <w:p w14:paraId="7509BBF9" w14:textId="77777777" w:rsidR="0011066C" w:rsidRPr="0011066C" w:rsidRDefault="0011066C" w:rsidP="0078778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Why Decision Trees fail alone</w:t>
      </w:r>
    </w:p>
    <w:p w14:paraId="117D2A75" w14:textId="77777777" w:rsidR="0011066C" w:rsidRPr="0011066C" w:rsidRDefault="0011066C" w:rsidP="0078778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Bagging vs Boosting</w:t>
      </w:r>
    </w:p>
    <w:p w14:paraId="09D28CAB" w14:textId="77777777" w:rsidR="0011066C" w:rsidRPr="0011066C" w:rsidRDefault="0011066C" w:rsidP="0078778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Sequential learning idea</w:t>
      </w:r>
    </w:p>
    <w:p w14:paraId="6D6B3E81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4649D885" w14:textId="77777777" w:rsidR="0011066C" w:rsidRPr="0011066C" w:rsidRDefault="0011066C" w:rsidP="0078778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StatQuest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– Gradient Boosting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hyperlink r:id="rId41" w:history="1">
        <w:r w:rsidRPr="0011066C">
          <w:rPr>
            <w:rStyle w:val="Hyperlink"/>
            <w:rFonts w:ascii="Times New Roman" w:hAnsi="Times New Roman" w:cs="Times New Roman"/>
            <w:sz w:val="28"/>
            <w:szCs w:val="28"/>
          </w:rPr>
          <w:t>https://statquest.org/gradient-boosting-machine/</w:t>
        </w:r>
      </w:hyperlink>
    </w:p>
    <w:p w14:paraId="1A043153" w14:textId="77777777" w:rsidR="0011066C" w:rsidRPr="0011066C" w:rsidRDefault="0011066C" w:rsidP="0078778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Video (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StatQuest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):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hyperlink r:id="rId42" w:history="1">
        <w:r w:rsidRPr="0011066C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https://www.youtube.com/watch?v=3CC4N4z3GJc</w:t>
        </w:r>
      </w:hyperlink>
    </w:p>
    <w:p w14:paraId="2DE4E9D0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lastRenderedPageBreak/>
        <w:t>🧠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You must be able to explain:</w:t>
      </w:r>
    </w:p>
    <w:p w14:paraId="41EA8DE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“Each new tree learns from the mistakes of the previous tree.”</w:t>
      </w:r>
    </w:p>
    <w:p w14:paraId="5E53B43B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4C36344B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Clear intuition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Can explain boosting without math</w:t>
      </w:r>
    </w:p>
    <w:p w14:paraId="5680FA8F" w14:textId="7000C0F4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192D92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2 — How Gradient Boosting Works Internally</w:t>
      </w:r>
    </w:p>
    <w:p w14:paraId="39F609EA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2EE7219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Understand the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>step-by-step algorithm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7401421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6F50BC06" w14:textId="77777777" w:rsidR="0011066C" w:rsidRPr="0011066C" w:rsidRDefault="0011066C" w:rsidP="0078778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Initial prediction</w:t>
      </w:r>
    </w:p>
    <w:p w14:paraId="074A2C64" w14:textId="77777777" w:rsidR="0011066C" w:rsidRPr="0011066C" w:rsidRDefault="0011066C" w:rsidP="0078778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Calculate residuals</w:t>
      </w:r>
    </w:p>
    <w:p w14:paraId="4395B5B2" w14:textId="77777777" w:rsidR="0011066C" w:rsidRPr="0011066C" w:rsidRDefault="0011066C" w:rsidP="0078778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Train tree on residuals</w:t>
      </w:r>
    </w:p>
    <w:p w14:paraId="61683E6F" w14:textId="77777777" w:rsidR="0011066C" w:rsidRPr="0011066C" w:rsidRDefault="0011066C" w:rsidP="0078778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Update prediction</w:t>
      </w:r>
    </w:p>
    <w:p w14:paraId="7730212E" w14:textId="77777777" w:rsidR="0011066C" w:rsidRPr="0011066C" w:rsidRDefault="0011066C" w:rsidP="0078778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Repeat</w:t>
      </w:r>
    </w:p>
    <w:p w14:paraId="0C75E164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Important concepts:</w:t>
      </w:r>
    </w:p>
    <w:p w14:paraId="21548096" w14:textId="77777777" w:rsidR="0011066C" w:rsidRPr="0011066C" w:rsidRDefault="0011066C" w:rsidP="0078778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Loss function</w:t>
      </w:r>
    </w:p>
    <w:p w14:paraId="41D5CA5E" w14:textId="77777777" w:rsidR="0011066C" w:rsidRPr="0011066C" w:rsidRDefault="0011066C" w:rsidP="0078778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Residuals</w:t>
      </w:r>
    </w:p>
    <w:p w14:paraId="41C143C0" w14:textId="77777777" w:rsidR="0011066C" w:rsidRPr="0011066C" w:rsidRDefault="0011066C" w:rsidP="0078778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Learning rate</w:t>
      </w:r>
    </w:p>
    <w:p w14:paraId="2E51012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74A61E4A" w14:textId="77777777" w:rsidR="0011066C" w:rsidRPr="0011066C" w:rsidRDefault="0011066C" w:rsidP="0078778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lastRenderedPageBreak/>
        <w:t>Machine Learning Mastery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hyperlink r:id="rId43" w:history="1">
        <w:r w:rsidRPr="0011066C">
          <w:rPr>
            <w:rStyle w:val="Hyperlink"/>
            <w:rFonts w:ascii="Times New Roman" w:hAnsi="Times New Roman" w:cs="Times New Roman"/>
            <w:sz w:val="28"/>
            <w:szCs w:val="28"/>
          </w:rPr>
          <w:t>https://machinelearningmastery.com/gentle-introduction-gradient-boosting-algorithm-machine-learning/</w:t>
        </w:r>
      </w:hyperlink>
    </w:p>
    <w:p w14:paraId="23E4F70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Draw this on paper (important)</w:t>
      </w:r>
    </w:p>
    <w:p w14:paraId="21E5314B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Prediction → Error → New tree → Correction</w:t>
      </w:r>
    </w:p>
    <w:p w14:paraId="70A0BFB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1E8D06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You can explain every step verbally</w:t>
      </w:r>
    </w:p>
    <w:p w14:paraId="3B8F4340" w14:textId="16F27F0D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13CD90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3 — First Gradient Boosting Model (Regression)</w:t>
      </w:r>
    </w:p>
    <w:p w14:paraId="4CC1C296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4052D3F4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Build your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>first working model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449A11DB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Dataset</w:t>
      </w:r>
    </w:p>
    <w:p w14:paraId="65ABCCB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California Housing or simple regression dataset.</w:t>
      </w:r>
    </w:p>
    <w:p w14:paraId="0AD926E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47B63C04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11066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GradientBoostingRegressor</w:t>
      </w:r>
      <w:proofErr w:type="spellEnd"/>
    </w:p>
    <w:p w14:paraId="352945F6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6DC669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GradientBoostingRegressor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D616E0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=100,</w:t>
      </w:r>
    </w:p>
    <w:p w14:paraId="6DC6F21C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=0.1,</w:t>
      </w:r>
    </w:p>
    <w:p w14:paraId="044307C6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=3</w:t>
      </w:r>
    </w:p>
    <w:p w14:paraId="1A8DE41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)</w:t>
      </w:r>
    </w:p>
    <w:p w14:paraId="5074F451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CDA1B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1066C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)</w:t>
      </w:r>
    </w:p>
    <w:p w14:paraId="38C1BE9A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 parameters</w:t>
      </w:r>
    </w:p>
    <w:p w14:paraId="7BB9DA9B" w14:textId="77777777" w:rsidR="0011066C" w:rsidRPr="0011066C" w:rsidRDefault="0011066C" w:rsidP="0078778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</w:p>
    <w:p w14:paraId="24046326" w14:textId="77777777" w:rsidR="0011066C" w:rsidRPr="0011066C" w:rsidRDefault="0011066C" w:rsidP="0078778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</w:p>
    <w:p w14:paraId="575C5F94" w14:textId="77777777" w:rsidR="0011066C" w:rsidRPr="0011066C" w:rsidRDefault="0011066C" w:rsidP="0078778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max_depth</w:t>
      </w:r>
      <w:proofErr w:type="spellEnd"/>
    </w:p>
    <w:p w14:paraId="0DCB8224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34C5C9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Model runs successfully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Understand each parameter</w:t>
      </w:r>
    </w:p>
    <w:p w14:paraId="338911EE" w14:textId="6EA6FADA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81A1B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4 — Gradient Boosting for Classification</w:t>
      </w:r>
    </w:p>
    <w:p w14:paraId="0425C38C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37CB921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Understand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>classification version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17AFAFE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Dataset</w:t>
      </w:r>
    </w:p>
    <w:p w14:paraId="49FD0CC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Breast Cancer dataset.</w:t>
      </w:r>
    </w:p>
    <w:p w14:paraId="0BE148C1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5CB0C8A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11066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GradientBoostingClassifier</w:t>
      </w:r>
      <w:proofErr w:type="spellEnd"/>
    </w:p>
    <w:p w14:paraId="050DFBB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Evaluate using:</w:t>
      </w:r>
    </w:p>
    <w:p w14:paraId="047E87E8" w14:textId="77777777" w:rsidR="0011066C" w:rsidRPr="0011066C" w:rsidRDefault="0011066C" w:rsidP="0078778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Confusion matrix</w:t>
      </w:r>
    </w:p>
    <w:p w14:paraId="05307C64" w14:textId="77777777" w:rsidR="0011066C" w:rsidRPr="0011066C" w:rsidRDefault="0011066C" w:rsidP="0078778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Accuracy</w:t>
      </w:r>
    </w:p>
    <w:p w14:paraId="3020C924" w14:textId="77777777" w:rsidR="0011066C" w:rsidRPr="0011066C" w:rsidRDefault="0011066C" w:rsidP="0078778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ROC-AUC</w:t>
      </w:r>
    </w:p>
    <w:p w14:paraId="74D1487C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1BD6B82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Can use boosting for classification</w:t>
      </w:r>
    </w:p>
    <w:p w14:paraId="17639ACB" w14:textId="5FFC571E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36236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5 — Overfitting &amp; Bias–Variance Control</w:t>
      </w:r>
    </w:p>
    <w:p w14:paraId="2EFA09F4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495CAB0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Learn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>how Gradient Boosting can overfit</w:t>
      </w:r>
      <w:r w:rsidRPr="0011066C">
        <w:rPr>
          <w:rFonts w:ascii="Times New Roman" w:hAnsi="Times New Roman" w:cs="Times New Roman"/>
          <w:sz w:val="28"/>
          <w:szCs w:val="28"/>
        </w:rPr>
        <w:t xml:space="preserve"> and how to control it.</w:t>
      </w:r>
    </w:p>
    <w:p w14:paraId="031B3AF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46B2BBE6" w14:textId="77777777" w:rsidR="0011066C" w:rsidRPr="0011066C" w:rsidRDefault="0011066C" w:rsidP="0078778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High number of trees → overfitting</w:t>
      </w:r>
    </w:p>
    <w:p w14:paraId="51DF450A" w14:textId="77777777" w:rsidR="0011066C" w:rsidRPr="0011066C" w:rsidRDefault="0011066C" w:rsidP="0078778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High learning rate → instability</w:t>
      </w:r>
    </w:p>
    <w:p w14:paraId="7D688358" w14:textId="77777777" w:rsidR="0011066C" w:rsidRPr="0011066C" w:rsidRDefault="0011066C" w:rsidP="0078778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Deep trees → variance</w:t>
      </w:r>
    </w:p>
    <w:p w14:paraId="2D83CAB2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3403CEBB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Try:</w:t>
      </w:r>
    </w:p>
    <w:p w14:paraId="111E9B07" w14:textId="77777777" w:rsidR="0011066C" w:rsidRPr="0011066C" w:rsidRDefault="0011066C" w:rsidP="0078778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= 0.1 vs 0.01</w:t>
      </w:r>
    </w:p>
    <w:p w14:paraId="5E2E0CC5" w14:textId="77777777" w:rsidR="0011066C" w:rsidRPr="0011066C" w:rsidRDefault="0011066C" w:rsidP="0078778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= 100 vs 500</w:t>
      </w:r>
    </w:p>
    <w:p w14:paraId="27ACC85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Observe performance.</w:t>
      </w:r>
    </w:p>
    <w:p w14:paraId="2A8FA01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2FD089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Understand bias–variance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tradeoff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clearly</w:t>
      </w:r>
    </w:p>
    <w:p w14:paraId="204057B6" w14:textId="5E2C2E62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71B170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6 — Model Evaluation &amp; Feature Importance</w:t>
      </w:r>
    </w:p>
    <w:p w14:paraId="27B10B1A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4E03B01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Evaluate models properly.</w:t>
      </w:r>
    </w:p>
    <w:p w14:paraId="7E8880A1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55BBABDB" w14:textId="77777777" w:rsidR="0011066C" w:rsidRPr="0011066C" w:rsidRDefault="0011066C" w:rsidP="0078778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RMSE (regression)</w:t>
      </w:r>
    </w:p>
    <w:p w14:paraId="1BBCC4B5" w14:textId="77777777" w:rsidR="0011066C" w:rsidRPr="0011066C" w:rsidRDefault="0011066C" w:rsidP="0078778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ROC-AUC (classification)</w:t>
      </w:r>
    </w:p>
    <w:p w14:paraId="33D3068E" w14:textId="77777777" w:rsidR="0011066C" w:rsidRPr="0011066C" w:rsidRDefault="0011066C" w:rsidP="0078778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Feature importance interpretation</w:t>
      </w:r>
    </w:p>
    <w:p w14:paraId="41AF554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7E67102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model.feature</w:t>
      </w:r>
      <w:proofErr w:type="gramEnd"/>
      <w:r w:rsidRPr="0011066C">
        <w:rPr>
          <w:rFonts w:ascii="Times New Roman" w:hAnsi="Times New Roman" w:cs="Times New Roman"/>
          <w:sz w:val="28"/>
          <w:szCs w:val="28"/>
        </w:rPr>
        <w:t>_importances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_</w:t>
      </w:r>
    </w:p>
    <w:p w14:paraId="52E4A5E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Plot top features.</w:t>
      </w:r>
    </w:p>
    <w:p w14:paraId="28BE609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2A8D805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Know what features drive predictions</w:t>
      </w:r>
    </w:p>
    <w:p w14:paraId="11815583" w14:textId="0EAC72FC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BA3624" w14:textId="08C3E4C6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7 — Mini Project </w:t>
      </w:r>
    </w:p>
    <w:p w14:paraId="67BBDBB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2CE8F71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Apply everything together.</w:t>
      </w:r>
    </w:p>
    <w:p w14:paraId="005CE224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Dataset (choose one)</w:t>
      </w:r>
    </w:p>
    <w:p w14:paraId="065C20F3" w14:textId="77777777" w:rsidR="0011066C" w:rsidRPr="0011066C" w:rsidRDefault="0011066C" w:rsidP="0078778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Flight Price Prediction</w:t>
      </w:r>
    </w:p>
    <w:p w14:paraId="1768C1A7" w14:textId="77777777" w:rsidR="0011066C" w:rsidRPr="0011066C" w:rsidRDefault="0011066C" w:rsidP="0078778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Housing Price</w:t>
      </w:r>
    </w:p>
    <w:p w14:paraId="28D9EE6F" w14:textId="77777777" w:rsidR="0011066C" w:rsidRPr="0011066C" w:rsidRDefault="0011066C" w:rsidP="0078778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Student Performance</w:t>
      </w:r>
    </w:p>
    <w:p w14:paraId="4B9CE5E9" w14:textId="77777777" w:rsidR="0011066C" w:rsidRPr="0011066C" w:rsidRDefault="0011066C" w:rsidP="0078778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Diabetes Prediction</w:t>
      </w:r>
    </w:p>
    <w:p w14:paraId="5D2D0C1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Project Steps</w:t>
      </w:r>
    </w:p>
    <w:p w14:paraId="243510C4" w14:textId="77777777" w:rsidR="0011066C" w:rsidRPr="0011066C" w:rsidRDefault="0011066C" w:rsidP="0078778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Load dataset</w:t>
      </w:r>
    </w:p>
    <w:p w14:paraId="22D0FD35" w14:textId="77777777" w:rsidR="0011066C" w:rsidRPr="0011066C" w:rsidRDefault="0011066C" w:rsidP="0078778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Clean data</w:t>
      </w:r>
    </w:p>
    <w:p w14:paraId="468E911A" w14:textId="77777777" w:rsidR="0011066C" w:rsidRPr="0011066C" w:rsidRDefault="0011066C" w:rsidP="0078778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lastRenderedPageBreak/>
        <w:t>Encode categorical features</w:t>
      </w:r>
    </w:p>
    <w:p w14:paraId="66616AC9" w14:textId="77777777" w:rsidR="0011066C" w:rsidRPr="0011066C" w:rsidRDefault="0011066C" w:rsidP="0078778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Train Gradient Boosting</w:t>
      </w:r>
    </w:p>
    <w:p w14:paraId="424A80C7" w14:textId="77777777" w:rsidR="0011066C" w:rsidRPr="0011066C" w:rsidRDefault="0011066C" w:rsidP="0078778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Tune parameters</w:t>
      </w:r>
    </w:p>
    <w:p w14:paraId="3F3B3161" w14:textId="77777777" w:rsidR="0011066C" w:rsidRPr="0011066C" w:rsidRDefault="0011066C" w:rsidP="0078778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Evaluate results</w:t>
      </w:r>
    </w:p>
    <w:p w14:paraId="5CE21CF8" w14:textId="77777777" w:rsidR="0011066C" w:rsidRPr="0011066C" w:rsidRDefault="0011066C" w:rsidP="0078778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Write conclusions</w:t>
      </w:r>
    </w:p>
    <w:p w14:paraId="4FE446CF" w14:textId="62A66D4D" w:rsidR="009C4333" w:rsidRDefault="009C4333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617881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0561FD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F01F21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40111A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506A7A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F01DC3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137C7A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ABCA92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E77B5C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1D2AAA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3AA76D" w14:textId="77777777" w:rsidR="0011066C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DEED73" w14:textId="56B3C110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7-DAY PRACTICE PLAN — XGBOOST </w:t>
      </w:r>
    </w:p>
    <w:p w14:paraId="24480D46" w14:textId="6A338CF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320E9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1 — Understand </w:t>
      </w:r>
      <w:proofErr w:type="spellStart"/>
      <w:r w:rsidRPr="0011066C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Conceptually (NO CODE)</w:t>
      </w:r>
    </w:p>
    <w:p w14:paraId="4A67BB9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08942A7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lastRenderedPageBreak/>
        <w:t xml:space="preserve">Understand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proofErr w:type="spellStart"/>
      <w:r w:rsidRPr="0011066C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is and why it beats Random Forest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372D907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6A0CD7E9" w14:textId="77777777" w:rsidR="0011066C" w:rsidRPr="0011066C" w:rsidRDefault="0011066C" w:rsidP="0078778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Boosting vs Bagging</w:t>
      </w:r>
    </w:p>
    <w:p w14:paraId="09C3F0F2" w14:textId="77777777" w:rsidR="0011066C" w:rsidRPr="0011066C" w:rsidRDefault="0011066C" w:rsidP="0078778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Sequential learning</w:t>
      </w:r>
    </w:p>
    <w:p w14:paraId="3CFF2B96" w14:textId="77777777" w:rsidR="0011066C" w:rsidRPr="0011066C" w:rsidRDefault="0011066C" w:rsidP="0078778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Residual learning</w:t>
      </w:r>
    </w:p>
    <w:p w14:paraId="2437F1C2" w14:textId="77777777" w:rsidR="0011066C" w:rsidRPr="0011066C" w:rsidRDefault="0011066C" w:rsidP="0078778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Why “XG” = Extreme Gradient Boosting</w:t>
      </w:r>
    </w:p>
    <w:p w14:paraId="1142784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3E0CABE9" w14:textId="77777777" w:rsidR="0011066C" w:rsidRPr="0011066C" w:rsidRDefault="0011066C" w:rsidP="0078778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StatQuest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– Gradient Boosting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hyperlink r:id="rId44" w:history="1">
        <w:r w:rsidRPr="0011066C">
          <w:rPr>
            <w:rStyle w:val="Hyperlink"/>
            <w:rFonts w:ascii="Times New Roman" w:hAnsi="Times New Roman" w:cs="Times New Roman"/>
            <w:sz w:val="28"/>
            <w:szCs w:val="28"/>
          </w:rPr>
          <w:t>https://statquest.org/gradient-boosting-machine/</w:t>
        </w:r>
      </w:hyperlink>
    </w:p>
    <w:p w14:paraId="072BD002" w14:textId="77777777" w:rsidR="0011066C" w:rsidRPr="0011066C" w:rsidRDefault="0011066C" w:rsidP="0078778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StatQuest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br/>
      </w:r>
      <w:hyperlink r:id="rId45" w:history="1">
        <w:r w:rsidRPr="0011066C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https://www.youtube.com/watch?v=OtD8wVaFm6E</w:t>
        </w:r>
      </w:hyperlink>
    </w:p>
    <w:p w14:paraId="36D77F5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You must be able to explain:</w:t>
      </w:r>
    </w:p>
    <w:p w14:paraId="043D29AA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“Each new tree corrects the errors of the previous trees.”</w:t>
      </w:r>
    </w:p>
    <w:p w14:paraId="3974184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35D52EF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Clear mental picture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Can explain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in simple words</w:t>
      </w:r>
    </w:p>
    <w:p w14:paraId="4E78AB20" w14:textId="2D09C0BB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49D73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2 — Learn </w:t>
      </w:r>
      <w:proofErr w:type="spellStart"/>
      <w:r w:rsidRPr="0011066C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Architecture &amp; Parameters</w:t>
      </w:r>
    </w:p>
    <w:p w14:paraId="59D17A92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545811F9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Understand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proofErr w:type="spellStart"/>
      <w:r w:rsidRPr="0011066C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is different from normal Gradient Boosting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51B65C9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5C0BE719" w14:textId="77777777" w:rsidR="0011066C" w:rsidRPr="0011066C" w:rsidRDefault="0011066C" w:rsidP="0078778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lastRenderedPageBreak/>
        <w:t>Regularization (L1 &amp; L2)</w:t>
      </w:r>
    </w:p>
    <w:p w14:paraId="4FAD91C8" w14:textId="77777777" w:rsidR="0011066C" w:rsidRPr="0011066C" w:rsidRDefault="0011066C" w:rsidP="0078778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Tree pruning</w:t>
      </w:r>
    </w:p>
    <w:p w14:paraId="50BE8E7B" w14:textId="77777777" w:rsidR="0011066C" w:rsidRPr="0011066C" w:rsidRDefault="0011066C" w:rsidP="0078778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Learning rate (eta)</w:t>
      </w:r>
    </w:p>
    <w:p w14:paraId="396CE2F2" w14:textId="77777777" w:rsidR="0011066C" w:rsidRPr="0011066C" w:rsidRDefault="0011066C" w:rsidP="0078778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Subsampling</w:t>
      </w:r>
    </w:p>
    <w:p w14:paraId="214B24B9" w14:textId="77777777" w:rsidR="0011066C" w:rsidRPr="0011066C" w:rsidRDefault="0011066C" w:rsidP="0078778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Column sampling</w:t>
      </w:r>
    </w:p>
    <w:p w14:paraId="5ACC99A2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Resources</w:t>
      </w:r>
    </w:p>
    <w:p w14:paraId="762EC02D" w14:textId="77777777" w:rsidR="0011066C" w:rsidRPr="0011066C" w:rsidRDefault="0011066C" w:rsidP="0078778A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Documentation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hyperlink r:id="rId46" w:history="1">
        <w:r w:rsidRPr="0011066C">
          <w:rPr>
            <w:rStyle w:val="Hyperlink"/>
            <w:rFonts w:ascii="Times New Roman" w:hAnsi="Times New Roman" w:cs="Times New Roman"/>
            <w:sz w:val="28"/>
            <w:szCs w:val="28"/>
          </w:rPr>
          <w:t>https://xgboost.readthedocs.io/en/stable/</w:t>
        </w:r>
      </w:hyperlink>
    </w:p>
    <w:p w14:paraId="7A8F86DD" w14:textId="77777777" w:rsidR="0011066C" w:rsidRPr="0011066C" w:rsidRDefault="0011066C" w:rsidP="0078778A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Analytics Vidhya –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Guide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hyperlink r:id="rId47" w:history="1">
        <w:r w:rsidRPr="0011066C">
          <w:rPr>
            <w:rStyle w:val="Hyperlink"/>
            <w:rFonts w:ascii="Times New Roman" w:hAnsi="Times New Roman" w:cs="Times New Roman"/>
            <w:sz w:val="28"/>
            <w:szCs w:val="28"/>
          </w:rPr>
          <w:t>https://www.analyticsvidhya.com/blog/2018/10/understanding-xgboost-algorithm/</w:t>
        </w:r>
      </w:hyperlink>
    </w:p>
    <w:p w14:paraId="6F35CAB0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Important parameters:</w:t>
      </w:r>
    </w:p>
    <w:p w14:paraId="7DADAC42" w14:textId="77777777" w:rsidR="0011066C" w:rsidRPr="0011066C" w:rsidRDefault="0011066C" w:rsidP="0078778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</w:p>
    <w:p w14:paraId="0AB65697" w14:textId="77777777" w:rsidR="0011066C" w:rsidRPr="0011066C" w:rsidRDefault="0011066C" w:rsidP="0078778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max_depth</w:t>
      </w:r>
      <w:proofErr w:type="spellEnd"/>
    </w:p>
    <w:p w14:paraId="1024A704" w14:textId="77777777" w:rsidR="0011066C" w:rsidRPr="0011066C" w:rsidRDefault="0011066C" w:rsidP="0078778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</w:p>
    <w:p w14:paraId="6927F4DB" w14:textId="77777777" w:rsidR="0011066C" w:rsidRPr="0011066C" w:rsidRDefault="0011066C" w:rsidP="0078778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subsample</w:t>
      </w:r>
    </w:p>
    <w:p w14:paraId="3CE95C70" w14:textId="77777777" w:rsidR="0011066C" w:rsidRPr="0011066C" w:rsidRDefault="0011066C" w:rsidP="0078778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colsample_bytree</w:t>
      </w:r>
      <w:proofErr w:type="spellEnd"/>
    </w:p>
    <w:p w14:paraId="5F8BF739" w14:textId="77777777" w:rsidR="0011066C" w:rsidRPr="0011066C" w:rsidRDefault="0011066C" w:rsidP="0078778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gamma</w:t>
      </w:r>
    </w:p>
    <w:p w14:paraId="17982AF0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43B3FBE0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Know what each parameter does</w:t>
      </w:r>
    </w:p>
    <w:p w14:paraId="6AD28D2D" w14:textId="637C27A5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7ED82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3 — First </w:t>
      </w:r>
      <w:proofErr w:type="spellStart"/>
      <w:r w:rsidRPr="0011066C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Model (Classification)</w:t>
      </w:r>
    </w:p>
    <w:p w14:paraId="5F37441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663BB364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Build your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first working </w:t>
      </w:r>
      <w:proofErr w:type="spellStart"/>
      <w:r w:rsidRPr="0011066C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model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1B5DF466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Dataset</w:t>
      </w:r>
    </w:p>
    <w:p w14:paraId="7E75A43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Breast Cancer dataset</w:t>
      </w:r>
    </w:p>
    <w:p w14:paraId="02292CB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00A64460" w14:textId="77777777" w:rsidR="0011066C" w:rsidRPr="0011066C" w:rsidRDefault="0011066C" w:rsidP="0078778A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Train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XGBClassifier</w:t>
      </w:r>
      <w:proofErr w:type="spellEnd"/>
    </w:p>
    <w:p w14:paraId="0599D812" w14:textId="77777777" w:rsidR="0011066C" w:rsidRPr="0011066C" w:rsidRDefault="0011066C" w:rsidP="0078778A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Predict values</w:t>
      </w:r>
    </w:p>
    <w:p w14:paraId="7A02CFB2" w14:textId="77777777" w:rsidR="0011066C" w:rsidRPr="0011066C" w:rsidRDefault="0011066C" w:rsidP="0078778A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Evaluate accuracy</w:t>
      </w:r>
    </w:p>
    <w:p w14:paraId="58E6D056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9D35C3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XGBClassifier</w:t>
      </w:r>
      <w:proofErr w:type="spellEnd"/>
    </w:p>
    <w:p w14:paraId="2C85962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DF214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XGBClassifier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A0C6DF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=100,</w:t>
      </w:r>
    </w:p>
    <w:p w14:paraId="29E3A062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=0.1,</w:t>
      </w:r>
    </w:p>
    <w:p w14:paraId="1C8C888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=3</w:t>
      </w:r>
    </w:p>
    <w:p w14:paraId="565F3E7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)</w:t>
      </w:r>
    </w:p>
    <w:p w14:paraId="1EED6D99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9249CC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1066C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)</w:t>
      </w:r>
    </w:p>
    <w:p w14:paraId="2825C7F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4C7512B1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Model runs successfully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Understand difference from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425AE079" w14:textId="1FDC5A2D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62696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4 — Evaluation Metrics + ROC-AUC</w:t>
      </w:r>
    </w:p>
    <w:p w14:paraId="61739B3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2B178426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Evaluate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properly.</w:t>
      </w:r>
    </w:p>
    <w:p w14:paraId="40356B7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5C697167" w14:textId="77777777" w:rsidR="0011066C" w:rsidRPr="0011066C" w:rsidRDefault="0011066C" w:rsidP="0078778A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Confusion Matrix</w:t>
      </w:r>
    </w:p>
    <w:p w14:paraId="543051D6" w14:textId="77777777" w:rsidR="0011066C" w:rsidRPr="0011066C" w:rsidRDefault="0011066C" w:rsidP="0078778A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Precision / Recall</w:t>
      </w:r>
    </w:p>
    <w:p w14:paraId="5CC05B47" w14:textId="77777777" w:rsidR="0011066C" w:rsidRPr="0011066C" w:rsidRDefault="0011066C" w:rsidP="0078778A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ROC-AUC</w:t>
      </w:r>
    </w:p>
    <w:p w14:paraId="5A7A9925" w14:textId="77777777" w:rsidR="0011066C" w:rsidRPr="0011066C" w:rsidRDefault="0011066C" w:rsidP="0078778A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Threshold tuning</w:t>
      </w:r>
    </w:p>
    <w:p w14:paraId="2C51FEE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60ADA5CF" w14:textId="77777777" w:rsidR="0011066C" w:rsidRPr="0011066C" w:rsidRDefault="0011066C" w:rsidP="0078778A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Plot ROC curve</w:t>
      </w:r>
    </w:p>
    <w:p w14:paraId="00BEDCA1" w14:textId="77777777" w:rsidR="0011066C" w:rsidRPr="0011066C" w:rsidRDefault="0011066C" w:rsidP="0078778A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Calculate AUC</w:t>
      </w:r>
    </w:p>
    <w:p w14:paraId="3522CB94" w14:textId="77777777" w:rsidR="0011066C" w:rsidRPr="0011066C" w:rsidRDefault="0011066C" w:rsidP="0078778A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Compare with Random Forest</w:t>
      </w:r>
    </w:p>
    <w:p w14:paraId="12E8C45C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06C1C95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You know when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performs better</w:t>
      </w:r>
    </w:p>
    <w:p w14:paraId="5356BF00" w14:textId="104AC7B6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EA4CC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5 — Hyperparameter Tuning (VERY IMPORTANT </w:t>
      </w:r>
      <w:r w:rsidRPr="0011066C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8FAA42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26838284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Learn to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optimize </w:t>
      </w:r>
      <w:proofErr w:type="spellStart"/>
      <w:r w:rsidRPr="0011066C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1E32C1F2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1C47190A" w14:textId="77777777" w:rsidR="0011066C" w:rsidRPr="0011066C" w:rsidRDefault="0011066C" w:rsidP="0078778A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</w:p>
    <w:p w14:paraId="6E9849FB" w14:textId="77777777" w:rsidR="0011066C" w:rsidRPr="0011066C" w:rsidRDefault="0011066C" w:rsidP="0078778A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lastRenderedPageBreak/>
        <w:t>RandomizedSearchCV</w:t>
      </w:r>
      <w:proofErr w:type="spellEnd"/>
    </w:p>
    <w:p w14:paraId="635B089C" w14:textId="77777777" w:rsidR="0011066C" w:rsidRPr="0011066C" w:rsidRDefault="0011066C" w:rsidP="0078778A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Early stopping</w:t>
      </w:r>
    </w:p>
    <w:p w14:paraId="36662E3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0907391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XGBClassifier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525E3AB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=500,</w:t>
      </w:r>
    </w:p>
    <w:p w14:paraId="499C1FCA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=0.05</w:t>
      </w:r>
    </w:p>
    <w:p w14:paraId="057C6E3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)</w:t>
      </w:r>
    </w:p>
    <w:p w14:paraId="119CE1B1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8AEF22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1066C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F04CF2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,</w:t>
      </w:r>
    </w:p>
    <w:p w14:paraId="068C094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eval_set</w:t>
      </w:r>
      <w:proofErr w:type="spellEnd"/>
      <w:proofErr w:type="gramStart"/>
      <w:r w:rsidRPr="0011066C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1106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)],</w:t>
      </w:r>
    </w:p>
    <w:p w14:paraId="454C90C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early_stopping_rounds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>=20,</w:t>
      </w:r>
    </w:p>
    <w:p w14:paraId="255C088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    verbose=False</w:t>
      </w:r>
    </w:p>
    <w:p w14:paraId="56BFE6C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)</w:t>
      </w:r>
    </w:p>
    <w:p w14:paraId="1B0541ED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33BEEE93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Understand early stopping</w:t>
      </w:r>
      <w:r w:rsidRPr="0011066C">
        <w:rPr>
          <w:rFonts w:ascii="Times New Roman" w:hAnsi="Times New Roman" w:cs="Times New Roman"/>
          <w:sz w:val="28"/>
          <w:szCs w:val="28"/>
        </w:rPr>
        <w:br/>
      </w: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Prevent overfitting</w:t>
      </w:r>
    </w:p>
    <w:p w14:paraId="3ED35033" w14:textId="3CC5EE11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B8835A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6 — Advanced Topics (IMPORTANT)</w:t>
      </w:r>
    </w:p>
    <w:p w14:paraId="0093F0D6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468AECC0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Understand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>real-world usage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5AA965A1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Learn</w:t>
      </w:r>
    </w:p>
    <w:p w14:paraId="2FACBBAA" w14:textId="77777777" w:rsidR="0011066C" w:rsidRPr="0011066C" w:rsidRDefault="0011066C" w:rsidP="0078778A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Feature importance</w:t>
      </w:r>
    </w:p>
    <w:p w14:paraId="10A82AFF" w14:textId="77777777" w:rsidR="0011066C" w:rsidRPr="0011066C" w:rsidRDefault="0011066C" w:rsidP="0078778A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Handling missing values</w:t>
      </w:r>
    </w:p>
    <w:p w14:paraId="1E8641FE" w14:textId="77777777" w:rsidR="0011066C" w:rsidRPr="0011066C" w:rsidRDefault="0011066C" w:rsidP="0078778A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Class imbalance</w:t>
      </w:r>
    </w:p>
    <w:p w14:paraId="1F9E8072" w14:textId="77777777" w:rsidR="0011066C" w:rsidRPr="0011066C" w:rsidRDefault="0011066C" w:rsidP="0078778A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scale_pos_weight</w:t>
      </w:r>
      <w:proofErr w:type="spellEnd"/>
    </w:p>
    <w:p w14:paraId="1EB260B8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Practice</w:t>
      </w:r>
    </w:p>
    <w:p w14:paraId="3C353B60" w14:textId="77777777" w:rsidR="0011066C" w:rsidRPr="0011066C" w:rsidRDefault="0011066C" w:rsidP="0078778A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Fraud dataset or imbalanced dataset</w:t>
      </w:r>
    </w:p>
    <w:p w14:paraId="6133A51E" w14:textId="77777777" w:rsidR="0011066C" w:rsidRPr="0011066C" w:rsidRDefault="0011066C" w:rsidP="0078778A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Use:</w:t>
      </w:r>
    </w:p>
    <w:p w14:paraId="15526889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066C">
        <w:rPr>
          <w:rFonts w:ascii="Times New Roman" w:hAnsi="Times New Roman" w:cs="Times New Roman"/>
          <w:sz w:val="28"/>
          <w:szCs w:val="28"/>
        </w:rPr>
        <w:t>scale_pos_weight</w:t>
      </w:r>
      <w:proofErr w:type="spellEnd"/>
      <w:r w:rsidRPr="0011066C">
        <w:rPr>
          <w:rFonts w:ascii="Times New Roman" w:hAnsi="Times New Roman" w:cs="Times New Roman"/>
          <w:sz w:val="28"/>
          <w:szCs w:val="28"/>
        </w:rPr>
        <w:t xml:space="preserve"> = negative / positive</w:t>
      </w:r>
    </w:p>
    <w:p w14:paraId="1581142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13EFFC55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Segoe UI Symbol" w:hAnsi="Segoe UI Symbol" w:cs="Segoe UI Symbol"/>
          <w:sz w:val="28"/>
          <w:szCs w:val="28"/>
        </w:rPr>
        <w:t>✔</w:t>
      </w:r>
      <w:r w:rsidRPr="0011066C">
        <w:rPr>
          <w:rFonts w:ascii="Times New Roman" w:hAnsi="Times New Roman" w:cs="Times New Roman"/>
          <w:sz w:val="28"/>
          <w:szCs w:val="28"/>
        </w:rPr>
        <w:t xml:space="preserve"> Can handle imbalanced data confidently</w:t>
      </w:r>
    </w:p>
    <w:p w14:paraId="78B017A0" w14:textId="6105F64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8751A9" w14:textId="168E0296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DAY 7 — Mini Project </w:t>
      </w:r>
    </w:p>
    <w:p w14:paraId="60546FAC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Goal</w:t>
      </w:r>
    </w:p>
    <w:p w14:paraId="224D0AEE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Build an 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end-to-end </w:t>
      </w:r>
      <w:proofErr w:type="spellStart"/>
      <w:r w:rsidRPr="0011066C">
        <w:rPr>
          <w:rFonts w:ascii="Times New Roman" w:hAnsi="Times New Roman" w:cs="Times New Roman"/>
          <w:b/>
          <w:bCs/>
          <w:sz w:val="28"/>
          <w:szCs w:val="28"/>
        </w:rPr>
        <w:t>XGBoost</w:t>
      </w:r>
      <w:proofErr w:type="spellEnd"/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project</w:t>
      </w:r>
      <w:r w:rsidRPr="0011066C">
        <w:rPr>
          <w:rFonts w:ascii="Times New Roman" w:hAnsi="Times New Roman" w:cs="Times New Roman"/>
          <w:sz w:val="28"/>
          <w:szCs w:val="28"/>
        </w:rPr>
        <w:t>.</w:t>
      </w:r>
    </w:p>
    <w:p w14:paraId="00A90017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Dataset (choose one)</w:t>
      </w:r>
    </w:p>
    <w:p w14:paraId="6E752B99" w14:textId="77777777" w:rsidR="0011066C" w:rsidRPr="0011066C" w:rsidRDefault="0011066C" w:rsidP="0078778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Titanic</w:t>
      </w:r>
    </w:p>
    <w:p w14:paraId="20168419" w14:textId="77777777" w:rsidR="0011066C" w:rsidRPr="0011066C" w:rsidRDefault="0011066C" w:rsidP="0078778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Flight price</w:t>
      </w:r>
    </w:p>
    <w:p w14:paraId="1AD6674F" w14:textId="77777777" w:rsidR="0011066C" w:rsidRPr="0011066C" w:rsidRDefault="0011066C" w:rsidP="0078778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Stroke prediction</w:t>
      </w:r>
    </w:p>
    <w:p w14:paraId="2E460C54" w14:textId="77777777" w:rsidR="0011066C" w:rsidRPr="0011066C" w:rsidRDefault="0011066C" w:rsidP="0078778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Credit fraud</w:t>
      </w:r>
    </w:p>
    <w:p w14:paraId="5053C90F" w14:textId="77777777" w:rsidR="0011066C" w:rsidRPr="0011066C" w:rsidRDefault="0011066C" w:rsidP="0011066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066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1066C">
        <w:rPr>
          <w:rFonts w:ascii="Times New Roman" w:hAnsi="Times New Roman" w:cs="Times New Roman"/>
          <w:b/>
          <w:bCs/>
          <w:sz w:val="28"/>
          <w:szCs w:val="28"/>
        </w:rPr>
        <w:t xml:space="preserve"> Project Steps</w:t>
      </w:r>
    </w:p>
    <w:p w14:paraId="3955166C" w14:textId="77777777" w:rsidR="0011066C" w:rsidRPr="0011066C" w:rsidRDefault="0011066C" w:rsidP="0078778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lastRenderedPageBreak/>
        <w:t>Load dataset</w:t>
      </w:r>
    </w:p>
    <w:p w14:paraId="1049FC23" w14:textId="77777777" w:rsidR="0011066C" w:rsidRPr="0011066C" w:rsidRDefault="0011066C" w:rsidP="0078778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Clean data</w:t>
      </w:r>
    </w:p>
    <w:p w14:paraId="015A8876" w14:textId="77777777" w:rsidR="0011066C" w:rsidRPr="0011066C" w:rsidRDefault="0011066C" w:rsidP="0078778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Encode features</w:t>
      </w:r>
    </w:p>
    <w:p w14:paraId="0931BDC2" w14:textId="77777777" w:rsidR="0011066C" w:rsidRPr="0011066C" w:rsidRDefault="0011066C" w:rsidP="0078778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 xml:space="preserve">Train </w:t>
      </w:r>
      <w:proofErr w:type="spellStart"/>
      <w:r w:rsidRPr="0011066C">
        <w:rPr>
          <w:rFonts w:ascii="Times New Roman" w:hAnsi="Times New Roman" w:cs="Times New Roman"/>
          <w:sz w:val="28"/>
          <w:szCs w:val="28"/>
        </w:rPr>
        <w:t>XGBoost</w:t>
      </w:r>
      <w:proofErr w:type="spellEnd"/>
    </w:p>
    <w:p w14:paraId="5449795E" w14:textId="77777777" w:rsidR="0011066C" w:rsidRPr="0011066C" w:rsidRDefault="0011066C" w:rsidP="0078778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Tune parameters</w:t>
      </w:r>
    </w:p>
    <w:p w14:paraId="21C1F1D7" w14:textId="77777777" w:rsidR="0011066C" w:rsidRPr="0011066C" w:rsidRDefault="0011066C" w:rsidP="0078778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Evaluate model</w:t>
      </w:r>
    </w:p>
    <w:p w14:paraId="28678971" w14:textId="77777777" w:rsidR="0011066C" w:rsidRPr="0011066C" w:rsidRDefault="0011066C" w:rsidP="0078778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6C">
        <w:rPr>
          <w:rFonts w:ascii="Times New Roman" w:hAnsi="Times New Roman" w:cs="Times New Roman"/>
          <w:sz w:val="28"/>
          <w:szCs w:val="28"/>
        </w:rPr>
        <w:t>Write conclusions</w:t>
      </w:r>
    </w:p>
    <w:p w14:paraId="6F9985B8" w14:textId="77777777" w:rsidR="0011066C" w:rsidRPr="00C43060" w:rsidRDefault="0011066C" w:rsidP="009856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1066C" w:rsidRPr="00C43060">
      <w:headerReference w:type="default" r:id="rId48"/>
      <w:foot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4609E" w14:textId="77777777" w:rsidR="00505EBC" w:rsidRDefault="00505EBC" w:rsidP="00CF393C">
      <w:pPr>
        <w:spacing w:after="0" w:line="240" w:lineRule="auto"/>
      </w:pPr>
      <w:r>
        <w:separator/>
      </w:r>
    </w:p>
  </w:endnote>
  <w:endnote w:type="continuationSeparator" w:id="0">
    <w:p w14:paraId="0E5279DF" w14:textId="77777777" w:rsidR="00505EBC" w:rsidRDefault="00505EBC" w:rsidP="00CF3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FB0B" w14:textId="77777777" w:rsidR="00C41C5F" w:rsidRDefault="00C41C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9570B" w14:textId="77777777" w:rsidR="00505EBC" w:rsidRDefault="00505EBC" w:rsidP="00CF393C">
      <w:pPr>
        <w:spacing w:after="0" w:line="240" w:lineRule="auto"/>
      </w:pPr>
      <w:r>
        <w:separator/>
      </w:r>
    </w:p>
  </w:footnote>
  <w:footnote w:type="continuationSeparator" w:id="0">
    <w:p w14:paraId="48C447CB" w14:textId="77777777" w:rsidR="00505EBC" w:rsidRDefault="00505EBC" w:rsidP="00CF3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FAD9" w14:textId="77777777" w:rsidR="00CF393C" w:rsidRPr="00CF393C" w:rsidRDefault="00CF393C" w:rsidP="00CF393C">
    <w:pPr>
      <w:pStyle w:val="Header"/>
      <w:spacing w:line="276" w:lineRule="auto"/>
      <w:jc w:val="center"/>
    </w:pPr>
    <w:r w:rsidRPr="00CF393C">
      <w:t>Mentor Academy for Design, Entrepreneurship,</w:t>
    </w:r>
    <w:r>
      <w:t xml:space="preserve"> </w:t>
    </w:r>
    <w:r w:rsidRPr="00CF393C">
      <w:t>Innovation &amp; Technology</w:t>
    </w:r>
  </w:p>
  <w:p w14:paraId="295C018B" w14:textId="77777777" w:rsidR="00CF393C" w:rsidRPr="00CF393C" w:rsidRDefault="00CF393C" w:rsidP="00CF393C">
    <w:pPr>
      <w:pStyle w:val="Header"/>
      <w:spacing w:line="276" w:lineRule="auto"/>
      <w:jc w:val="center"/>
    </w:pPr>
    <w:r w:rsidRPr="00CF393C">
      <w:t>Python Full Stack</w:t>
    </w:r>
    <w:r w:rsidR="00422195">
      <w:t xml:space="preserve"> – Task Based Weekly Syllabus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1B7"/>
    <w:multiLevelType w:val="multilevel"/>
    <w:tmpl w:val="779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78C7"/>
    <w:multiLevelType w:val="multilevel"/>
    <w:tmpl w:val="943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0093D"/>
    <w:multiLevelType w:val="multilevel"/>
    <w:tmpl w:val="1E4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E4910"/>
    <w:multiLevelType w:val="multilevel"/>
    <w:tmpl w:val="55DC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65B1F"/>
    <w:multiLevelType w:val="multilevel"/>
    <w:tmpl w:val="EB5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194E"/>
    <w:multiLevelType w:val="multilevel"/>
    <w:tmpl w:val="F73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96F59"/>
    <w:multiLevelType w:val="multilevel"/>
    <w:tmpl w:val="DD6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7730B"/>
    <w:multiLevelType w:val="multilevel"/>
    <w:tmpl w:val="5A0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F2090"/>
    <w:multiLevelType w:val="multilevel"/>
    <w:tmpl w:val="F31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46356"/>
    <w:multiLevelType w:val="multilevel"/>
    <w:tmpl w:val="31C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61374"/>
    <w:multiLevelType w:val="multilevel"/>
    <w:tmpl w:val="F06E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76C1F"/>
    <w:multiLevelType w:val="multilevel"/>
    <w:tmpl w:val="6DB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4561F"/>
    <w:multiLevelType w:val="multilevel"/>
    <w:tmpl w:val="536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63E7F"/>
    <w:multiLevelType w:val="multilevel"/>
    <w:tmpl w:val="B69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42D06"/>
    <w:multiLevelType w:val="multilevel"/>
    <w:tmpl w:val="FB8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14006"/>
    <w:multiLevelType w:val="multilevel"/>
    <w:tmpl w:val="D43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84734"/>
    <w:multiLevelType w:val="multilevel"/>
    <w:tmpl w:val="CE22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2F81"/>
    <w:multiLevelType w:val="multilevel"/>
    <w:tmpl w:val="530E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14A80"/>
    <w:multiLevelType w:val="multilevel"/>
    <w:tmpl w:val="BDF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A7EEF"/>
    <w:multiLevelType w:val="multilevel"/>
    <w:tmpl w:val="CD6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E36E5"/>
    <w:multiLevelType w:val="multilevel"/>
    <w:tmpl w:val="682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85FDA"/>
    <w:multiLevelType w:val="multilevel"/>
    <w:tmpl w:val="0AD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05BE4"/>
    <w:multiLevelType w:val="multilevel"/>
    <w:tmpl w:val="104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E66C1"/>
    <w:multiLevelType w:val="multilevel"/>
    <w:tmpl w:val="6D3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C3CE5"/>
    <w:multiLevelType w:val="multilevel"/>
    <w:tmpl w:val="D43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C5822"/>
    <w:multiLevelType w:val="multilevel"/>
    <w:tmpl w:val="C3A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45639"/>
    <w:multiLevelType w:val="multilevel"/>
    <w:tmpl w:val="3D8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3766C"/>
    <w:multiLevelType w:val="multilevel"/>
    <w:tmpl w:val="E388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C11AC"/>
    <w:multiLevelType w:val="multilevel"/>
    <w:tmpl w:val="50E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70EDC"/>
    <w:multiLevelType w:val="multilevel"/>
    <w:tmpl w:val="976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7589B"/>
    <w:multiLevelType w:val="multilevel"/>
    <w:tmpl w:val="E2A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C69B0"/>
    <w:multiLevelType w:val="multilevel"/>
    <w:tmpl w:val="924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01886"/>
    <w:multiLevelType w:val="hybridMultilevel"/>
    <w:tmpl w:val="65B671BA"/>
    <w:lvl w:ilvl="0" w:tplc="AC3CF6D2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607C6"/>
    <w:multiLevelType w:val="multilevel"/>
    <w:tmpl w:val="AF9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240DC"/>
    <w:multiLevelType w:val="multilevel"/>
    <w:tmpl w:val="1502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145AD"/>
    <w:multiLevelType w:val="multilevel"/>
    <w:tmpl w:val="A26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CB2444"/>
    <w:multiLevelType w:val="multilevel"/>
    <w:tmpl w:val="1DE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11956"/>
    <w:multiLevelType w:val="multilevel"/>
    <w:tmpl w:val="7162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B6D62"/>
    <w:multiLevelType w:val="multilevel"/>
    <w:tmpl w:val="133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33EA5"/>
    <w:multiLevelType w:val="multilevel"/>
    <w:tmpl w:val="031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B554E"/>
    <w:multiLevelType w:val="multilevel"/>
    <w:tmpl w:val="ABB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E3475"/>
    <w:multiLevelType w:val="multilevel"/>
    <w:tmpl w:val="3ED6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162995">
    <w:abstractNumId w:val="9"/>
  </w:num>
  <w:num w:numId="2" w16cid:durableId="1126587462">
    <w:abstractNumId w:val="14"/>
  </w:num>
  <w:num w:numId="3" w16cid:durableId="1588877081">
    <w:abstractNumId w:val="12"/>
  </w:num>
  <w:num w:numId="4" w16cid:durableId="865169361">
    <w:abstractNumId w:val="10"/>
  </w:num>
  <w:num w:numId="5" w16cid:durableId="1351758753">
    <w:abstractNumId w:val="39"/>
  </w:num>
  <w:num w:numId="6" w16cid:durableId="1501891759">
    <w:abstractNumId w:val="32"/>
  </w:num>
  <w:num w:numId="7" w16cid:durableId="343560605">
    <w:abstractNumId w:val="40"/>
  </w:num>
  <w:num w:numId="8" w16cid:durableId="543904159">
    <w:abstractNumId w:val="21"/>
  </w:num>
  <w:num w:numId="9" w16cid:durableId="5644783">
    <w:abstractNumId w:val="6"/>
  </w:num>
  <w:num w:numId="10" w16cid:durableId="1231885562">
    <w:abstractNumId w:val="37"/>
  </w:num>
  <w:num w:numId="11" w16cid:durableId="951938886">
    <w:abstractNumId w:val="41"/>
  </w:num>
  <w:num w:numId="12" w16cid:durableId="317923961">
    <w:abstractNumId w:val="11"/>
  </w:num>
  <w:num w:numId="13" w16cid:durableId="1551303428">
    <w:abstractNumId w:val="15"/>
  </w:num>
  <w:num w:numId="14" w16cid:durableId="1806506884">
    <w:abstractNumId w:val="29"/>
  </w:num>
  <w:num w:numId="15" w16cid:durableId="1606843303">
    <w:abstractNumId w:val="25"/>
  </w:num>
  <w:num w:numId="16" w16cid:durableId="1766227344">
    <w:abstractNumId w:val="35"/>
  </w:num>
  <w:num w:numId="17" w16cid:durableId="619608703">
    <w:abstractNumId w:val="22"/>
  </w:num>
  <w:num w:numId="18" w16cid:durableId="1465196932">
    <w:abstractNumId w:val="36"/>
  </w:num>
  <w:num w:numId="19" w16cid:durableId="1948810886">
    <w:abstractNumId w:val="5"/>
  </w:num>
  <w:num w:numId="20" w16cid:durableId="1393459074">
    <w:abstractNumId w:val="17"/>
  </w:num>
  <w:num w:numId="21" w16cid:durableId="485585113">
    <w:abstractNumId w:val="0"/>
  </w:num>
  <w:num w:numId="22" w16cid:durableId="157691565">
    <w:abstractNumId w:val="38"/>
  </w:num>
  <w:num w:numId="23" w16cid:durableId="751269822">
    <w:abstractNumId w:val="33"/>
  </w:num>
  <w:num w:numId="24" w16cid:durableId="1768842330">
    <w:abstractNumId w:val="1"/>
  </w:num>
  <w:num w:numId="25" w16cid:durableId="1207452034">
    <w:abstractNumId w:val="8"/>
  </w:num>
  <w:num w:numId="26" w16cid:durableId="372390411">
    <w:abstractNumId w:val="24"/>
  </w:num>
  <w:num w:numId="27" w16cid:durableId="1512137842">
    <w:abstractNumId w:val="2"/>
  </w:num>
  <w:num w:numId="28" w16cid:durableId="1014264693">
    <w:abstractNumId w:val="20"/>
  </w:num>
  <w:num w:numId="29" w16cid:durableId="744301896">
    <w:abstractNumId w:val="7"/>
  </w:num>
  <w:num w:numId="30" w16cid:durableId="1976569921">
    <w:abstractNumId w:val="3"/>
  </w:num>
  <w:num w:numId="31" w16cid:durableId="1298798228">
    <w:abstractNumId w:val="23"/>
  </w:num>
  <w:num w:numId="32" w16cid:durableId="17976078">
    <w:abstractNumId w:val="26"/>
  </w:num>
  <w:num w:numId="33" w16cid:durableId="1200320613">
    <w:abstractNumId w:val="4"/>
  </w:num>
  <w:num w:numId="34" w16cid:durableId="1907757866">
    <w:abstractNumId w:val="16"/>
  </w:num>
  <w:num w:numId="35" w16cid:durableId="209150960">
    <w:abstractNumId w:val="34"/>
  </w:num>
  <w:num w:numId="36" w16cid:durableId="1335500586">
    <w:abstractNumId w:val="13"/>
  </w:num>
  <w:num w:numId="37" w16cid:durableId="1361667546">
    <w:abstractNumId w:val="19"/>
  </w:num>
  <w:num w:numId="38" w16cid:durableId="117190424">
    <w:abstractNumId w:val="18"/>
  </w:num>
  <w:num w:numId="39" w16cid:durableId="237982501">
    <w:abstractNumId w:val="28"/>
  </w:num>
  <w:num w:numId="40" w16cid:durableId="1354721626">
    <w:abstractNumId w:val="31"/>
  </w:num>
  <w:num w:numId="41" w16cid:durableId="1349020030">
    <w:abstractNumId w:val="30"/>
  </w:num>
  <w:num w:numId="42" w16cid:durableId="829249994">
    <w:abstractNumId w:val="2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18"/>
    <w:rsid w:val="00003AFF"/>
    <w:rsid w:val="000469B1"/>
    <w:rsid w:val="00060C74"/>
    <w:rsid w:val="00061E13"/>
    <w:rsid w:val="00065371"/>
    <w:rsid w:val="000837E3"/>
    <w:rsid w:val="000C1369"/>
    <w:rsid w:val="000C26DC"/>
    <w:rsid w:val="000C5BF2"/>
    <w:rsid w:val="000C656B"/>
    <w:rsid w:val="000D7DB9"/>
    <w:rsid w:val="000F0D8B"/>
    <w:rsid w:val="000F19D1"/>
    <w:rsid w:val="0011066C"/>
    <w:rsid w:val="001342FA"/>
    <w:rsid w:val="00153047"/>
    <w:rsid w:val="001670FE"/>
    <w:rsid w:val="001677EA"/>
    <w:rsid w:val="0018588C"/>
    <w:rsid w:val="00187021"/>
    <w:rsid w:val="001B554F"/>
    <w:rsid w:val="001C1531"/>
    <w:rsid w:val="001C4657"/>
    <w:rsid w:val="001C6ACD"/>
    <w:rsid w:val="001E39AC"/>
    <w:rsid w:val="001F21D9"/>
    <w:rsid w:val="001F48E0"/>
    <w:rsid w:val="00221C18"/>
    <w:rsid w:val="00233E18"/>
    <w:rsid w:val="002408A4"/>
    <w:rsid w:val="002522A9"/>
    <w:rsid w:val="002A266B"/>
    <w:rsid w:val="002B1260"/>
    <w:rsid w:val="002B2732"/>
    <w:rsid w:val="002C32D7"/>
    <w:rsid w:val="003137BC"/>
    <w:rsid w:val="00336A79"/>
    <w:rsid w:val="00345862"/>
    <w:rsid w:val="00351A6D"/>
    <w:rsid w:val="0035682D"/>
    <w:rsid w:val="003610A1"/>
    <w:rsid w:val="00364FD4"/>
    <w:rsid w:val="00383C5C"/>
    <w:rsid w:val="0039133B"/>
    <w:rsid w:val="003B456B"/>
    <w:rsid w:val="003C1849"/>
    <w:rsid w:val="003D0D1D"/>
    <w:rsid w:val="003D4946"/>
    <w:rsid w:val="003D5CE0"/>
    <w:rsid w:val="003D65CA"/>
    <w:rsid w:val="003E3C62"/>
    <w:rsid w:val="003F21CF"/>
    <w:rsid w:val="003F222B"/>
    <w:rsid w:val="003F5863"/>
    <w:rsid w:val="00422195"/>
    <w:rsid w:val="00423736"/>
    <w:rsid w:val="004435A9"/>
    <w:rsid w:val="00455B66"/>
    <w:rsid w:val="00461DD2"/>
    <w:rsid w:val="004768E1"/>
    <w:rsid w:val="004C2F01"/>
    <w:rsid w:val="004D2F97"/>
    <w:rsid w:val="004D4D1F"/>
    <w:rsid w:val="004D5A7D"/>
    <w:rsid w:val="004E2B21"/>
    <w:rsid w:val="004E31FA"/>
    <w:rsid w:val="004F5BF0"/>
    <w:rsid w:val="00501936"/>
    <w:rsid w:val="00505EBC"/>
    <w:rsid w:val="0051333A"/>
    <w:rsid w:val="00516C62"/>
    <w:rsid w:val="005249BC"/>
    <w:rsid w:val="00526738"/>
    <w:rsid w:val="00533362"/>
    <w:rsid w:val="005356DF"/>
    <w:rsid w:val="0053718C"/>
    <w:rsid w:val="00546885"/>
    <w:rsid w:val="00561112"/>
    <w:rsid w:val="005746FC"/>
    <w:rsid w:val="00582995"/>
    <w:rsid w:val="0058346F"/>
    <w:rsid w:val="005850DA"/>
    <w:rsid w:val="005A0C06"/>
    <w:rsid w:val="005A33BC"/>
    <w:rsid w:val="005A3CB0"/>
    <w:rsid w:val="005A3E3B"/>
    <w:rsid w:val="005D20B7"/>
    <w:rsid w:val="005D47FB"/>
    <w:rsid w:val="005E42C1"/>
    <w:rsid w:val="005F5BD9"/>
    <w:rsid w:val="0064109E"/>
    <w:rsid w:val="00653A8C"/>
    <w:rsid w:val="00656406"/>
    <w:rsid w:val="006612B2"/>
    <w:rsid w:val="00685252"/>
    <w:rsid w:val="00685411"/>
    <w:rsid w:val="006A0D12"/>
    <w:rsid w:val="006B1AD7"/>
    <w:rsid w:val="006C0CF5"/>
    <w:rsid w:val="006C531B"/>
    <w:rsid w:val="006D3B03"/>
    <w:rsid w:val="007228B7"/>
    <w:rsid w:val="00724092"/>
    <w:rsid w:val="00754DF5"/>
    <w:rsid w:val="00766D37"/>
    <w:rsid w:val="0078778A"/>
    <w:rsid w:val="007A291B"/>
    <w:rsid w:val="007A6114"/>
    <w:rsid w:val="007B2FBD"/>
    <w:rsid w:val="007B432B"/>
    <w:rsid w:val="007C34D0"/>
    <w:rsid w:val="007E141E"/>
    <w:rsid w:val="007F6140"/>
    <w:rsid w:val="00817897"/>
    <w:rsid w:val="008216AE"/>
    <w:rsid w:val="00831B65"/>
    <w:rsid w:val="0084306B"/>
    <w:rsid w:val="008714AC"/>
    <w:rsid w:val="00897380"/>
    <w:rsid w:val="008B477A"/>
    <w:rsid w:val="008E405F"/>
    <w:rsid w:val="008F391E"/>
    <w:rsid w:val="00911068"/>
    <w:rsid w:val="009166CB"/>
    <w:rsid w:val="00925CCD"/>
    <w:rsid w:val="00926A40"/>
    <w:rsid w:val="00932116"/>
    <w:rsid w:val="00951929"/>
    <w:rsid w:val="00960ED8"/>
    <w:rsid w:val="009660B5"/>
    <w:rsid w:val="0096710A"/>
    <w:rsid w:val="009742E2"/>
    <w:rsid w:val="00985626"/>
    <w:rsid w:val="00994119"/>
    <w:rsid w:val="0099715B"/>
    <w:rsid w:val="009A60DE"/>
    <w:rsid w:val="009C4333"/>
    <w:rsid w:val="009F51C7"/>
    <w:rsid w:val="00A22FB9"/>
    <w:rsid w:val="00A24654"/>
    <w:rsid w:val="00A36518"/>
    <w:rsid w:val="00A4514B"/>
    <w:rsid w:val="00A456C5"/>
    <w:rsid w:val="00A459FF"/>
    <w:rsid w:val="00A563B8"/>
    <w:rsid w:val="00A6223C"/>
    <w:rsid w:val="00A62382"/>
    <w:rsid w:val="00A74490"/>
    <w:rsid w:val="00A770D7"/>
    <w:rsid w:val="00A800A8"/>
    <w:rsid w:val="00A859BA"/>
    <w:rsid w:val="00AA1113"/>
    <w:rsid w:val="00AC0030"/>
    <w:rsid w:val="00AC0992"/>
    <w:rsid w:val="00AF1947"/>
    <w:rsid w:val="00B31228"/>
    <w:rsid w:val="00B332E0"/>
    <w:rsid w:val="00B33733"/>
    <w:rsid w:val="00B56FE3"/>
    <w:rsid w:val="00B579A6"/>
    <w:rsid w:val="00B72865"/>
    <w:rsid w:val="00B7481C"/>
    <w:rsid w:val="00B76626"/>
    <w:rsid w:val="00B815B4"/>
    <w:rsid w:val="00B90023"/>
    <w:rsid w:val="00B921F2"/>
    <w:rsid w:val="00BA6ADA"/>
    <w:rsid w:val="00BC0257"/>
    <w:rsid w:val="00BC7335"/>
    <w:rsid w:val="00BE6084"/>
    <w:rsid w:val="00C0089A"/>
    <w:rsid w:val="00C13FBC"/>
    <w:rsid w:val="00C20F55"/>
    <w:rsid w:val="00C24868"/>
    <w:rsid w:val="00C35BCA"/>
    <w:rsid w:val="00C37AC2"/>
    <w:rsid w:val="00C41C5F"/>
    <w:rsid w:val="00C43060"/>
    <w:rsid w:val="00C52F80"/>
    <w:rsid w:val="00C60EB8"/>
    <w:rsid w:val="00C70C69"/>
    <w:rsid w:val="00C720BC"/>
    <w:rsid w:val="00C83E92"/>
    <w:rsid w:val="00C85B09"/>
    <w:rsid w:val="00C86742"/>
    <w:rsid w:val="00C8683F"/>
    <w:rsid w:val="00C86CD8"/>
    <w:rsid w:val="00CB08CC"/>
    <w:rsid w:val="00CB483C"/>
    <w:rsid w:val="00CB6566"/>
    <w:rsid w:val="00CD12BE"/>
    <w:rsid w:val="00CF30FA"/>
    <w:rsid w:val="00CF393C"/>
    <w:rsid w:val="00D0126C"/>
    <w:rsid w:val="00D02584"/>
    <w:rsid w:val="00D1236B"/>
    <w:rsid w:val="00D30673"/>
    <w:rsid w:val="00D569F3"/>
    <w:rsid w:val="00D6114B"/>
    <w:rsid w:val="00D82C4D"/>
    <w:rsid w:val="00D83E4E"/>
    <w:rsid w:val="00D917BF"/>
    <w:rsid w:val="00D93138"/>
    <w:rsid w:val="00D96FD3"/>
    <w:rsid w:val="00DA4011"/>
    <w:rsid w:val="00DC03A0"/>
    <w:rsid w:val="00DC116A"/>
    <w:rsid w:val="00DC6C87"/>
    <w:rsid w:val="00DD15FD"/>
    <w:rsid w:val="00DD38C6"/>
    <w:rsid w:val="00E02118"/>
    <w:rsid w:val="00E03A02"/>
    <w:rsid w:val="00E03A04"/>
    <w:rsid w:val="00E21CAB"/>
    <w:rsid w:val="00E62086"/>
    <w:rsid w:val="00E72E41"/>
    <w:rsid w:val="00E764F1"/>
    <w:rsid w:val="00EC2739"/>
    <w:rsid w:val="00EC7CA3"/>
    <w:rsid w:val="00EE2A11"/>
    <w:rsid w:val="00EE6237"/>
    <w:rsid w:val="00F057B8"/>
    <w:rsid w:val="00F13587"/>
    <w:rsid w:val="00F32562"/>
    <w:rsid w:val="00F43D1D"/>
    <w:rsid w:val="00F912BE"/>
    <w:rsid w:val="00FB1EB9"/>
    <w:rsid w:val="00FC05F7"/>
    <w:rsid w:val="00FF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1406"/>
  <w15:chartTrackingRefBased/>
  <w15:docId w15:val="{2B9AE893-8EAF-4885-AE0D-3AF33266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6FC"/>
  </w:style>
  <w:style w:type="paragraph" w:styleId="Heading1">
    <w:name w:val="heading 1"/>
    <w:basedOn w:val="Normal"/>
    <w:next w:val="Normal"/>
    <w:link w:val="Heading1Char"/>
    <w:uiPriority w:val="9"/>
    <w:qFormat/>
    <w:rsid w:val="0022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93C"/>
  </w:style>
  <w:style w:type="paragraph" w:styleId="Footer">
    <w:name w:val="footer"/>
    <w:basedOn w:val="Normal"/>
    <w:link w:val="FooterChar"/>
    <w:uiPriority w:val="99"/>
    <w:unhideWhenUsed/>
    <w:rsid w:val="00CF3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93C"/>
  </w:style>
  <w:style w:type="character" w:styleId="Hyperlink">
    <w:name w:val="Hyperlink"/>
    <w:basedOn w:val="DefaultParagraphFont"/>
    <w:uiPriority w:val="99"/>
    <w:unhideWhenUsed/>
    <w:rsid w:val="006B1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A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12B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D5A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camnugent/california-housing-prices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developers.google.com/machine-learning/crash-course/ensemble" TargetMode="External"/><Relationship Id="rId39" Type="http://schemas.openxmlformats.org/officeDocument/2006/relationships/image" Target="media/image13.png"/><Relationship Id="rId21" Type="http://schemas.openxmlformats.org/officeDocument/2006/relationships/hyperlink" Target="https://www.kaggle.com/datasets/fedesoriano/stroke-prediction-dataset" TargetMode="External"/><Relationship Id="rId34" Type="http://schemas.openxmlformats.org/officeDocument/2006/relationships/hyperlink" Target="https://www.kaggle.com/code" TargetMode="External"/><Relationship Id="rId42" Type="http://schemas.openxmlformats.org/officeDocument/2006/relationships/hyperlink" Target="https://www.youtube.com/watch?v=3CC4N4z3GJc" TargetMode="External"/><Relationship Id="rId47" Type="http://schemas.openxmlformats.org/officeDocument/2006/relationships/hyperlink" Target="https://www.analyticsvidhya.com/blog/2018/10/understanding-xgboost-algorithm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machinelearningmastery.com/gentle-introduction-gradient-boosting-algorithm-machine-learning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statquest.org/gradient-boosting-machine/" TargetMode="External"/><Relationship Id="rId32" Type="http://schemas.openxmlformats.org/officeDocument/2006/relationships/hyperlink" Target="https://lightgbm.readthedocs.io/en/stable/" TargetMode="External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hyperlink" Target="https://www.youtube.com/watch?v=OtD8wVaFm6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hyperlink" Target="https://towardsdatascience.com/gradient-boosting-explain-like-im-five-7048e45c3a4" TargetMode="External"/><Relationship Id="rId36" Type="http://schemas.openxmlformats.org/officeDocument/2006/relationships/hyperlink" Target="https://www.analyticsvidhya.com/blog/2021/05/boosting-algorithms-bagging-boosting-adaboost-gradient-boosting-xgboost-catboost/" TargetMode="External"/><Relationship Id="rId49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yperlink" Target="https://towardsdatascience.com/xgboost-for-beginners-a-tutorial-7f388c2de4d2" TargetMode="External"/><Relationship Id="rId44" Type="http://schemas.openxmlformats.org/officeDocument/2006/relationships/hyperlink" Target="https://statquest.org/gradient-boosting-machin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shubhambathwal/flight-price-prediction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hyperlink" Target="https://scikit-learn.org/stable/modules/ensemble.html" TargetMode="External"/><Relationship Id="rId30" Type="http://schemas.openxmlformats.org/officeDocument/2006/relationships/hyperlink" Target="https://xgboost.readthedocs.io/en/stable/" TargetMode="External"/><Relationship Id="rId35" Type="http://schemas.openxmlformats.org/officeDocument/2006/relationships/hyperlink" Target="https://www.w3schools.com/python/python_ml_intro.asp" TargetMode="External"/><Relationship Id="rId43" Type="http://schemas.openxmlformats.org/officeDocument/2006/relationships/hyperlink" Target="https://machinelearningmastery.com/gentle-introduction-gradient-boosting-algorithm-machine-learning/" TargetMode="External"/><Relationship Id="rId48" Type="http://schemas.openxmlformats.org/officeDocument/2006/relationships/header" Target="header1.xml"/><Relationship Id="rId8" Type="http://schemas.openxmlformats.org/officeDocument/2006/relationships/hyperlink" Target="https://classroom.google.com/c/ODM1MTU2MTMwMDE0?cjc=4e6oisux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www.kaggle.com/datasets/mlg-ulb/creditcardfraud" TargetMode="External"/><Relationship Id="rId25" Type="http://schemas.openxmlformats.org/officeDocument/2006/relationships/hyperlink" Target="https://www.youtube.com/watch?v=3CC4N4z3GJc" TargetMode="External"/><Relationship Id="rId33" Type="http://schemas.openxmlformats.org/officeDocument/2006/relationships/hyperlink" Target="https://catboost.ai/docs/" TargetMode="External"/><Relationship Id="rId38" Type="http://schemas.openxmlformats.org/officeDocument/2006/relationships/image" Target="media/image12.png"/><Relationship Id="rId46" Type="http://schemas.openxmlformats.org/officeDocument/2006/relationships/hyperlink" Target="https://xgboost.readthedocs.io/en/stable/" TargetMode="External"/><Relationship Id="rId20" Type="http://schemas.openxmlformats.org/officeDocument/2006/relationships/hyperlink" Target="https://www.kaggle.com/competitions/walmart-recruiting-store-sales-forecasting/data" TargetMode="External"/><Relationship Id="rId41" Type="http://schemas.openxmlformats.org/officeDocument/2006/relationships/hyperlink" Target="https://statquest.org/gradient-boosting-machin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244CE-CE02-46B8-A15F-82A472006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2104</Words>
  <Characters>11998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14074</CharactersWithSpaces>
  <SharedDoc>false</SharedDoc>
  <HLinks>
    <vt:vector size="156" baseType="variant">
      <vt:variant>
        <vt:i4>5505043</vt:i4>
      </vt:variant>
      <vt:variant>
        <vt:i4>75</vt:i4>
      </vt:variant>
      <vt:variant>
        <vt:i4>0</vt:i4>
      </vt:variant>
      <vt:variant>
        <vt:i4>5</vt:i4>
      </vt:variant>
      <vt:variant>
        <vt:lpwstr>https://www.analyticsvidhya.com/blog/2018/10/understanding-xgboost-algorithm/</vt:lpwstr>
      </vt:variant>
      <vt:variant>
        <vt:lpwstr/>
      </vt:variant>
      <vt:variant>
        <vt:i4>5373961</vt:i4>
      </vt:variant>
      <vt:variant>
        <vt:i4>72</vt:i4>
      </vt:variant>
      <vt:variant>
        <vt:i4>0</vt:i4>
      </vt:variant>
      <vt:variant>
        <vt:i4>5</vt:i4>
      </vt:variant>
      <vt:variant>
        <vt:lpwstr>https://xgboost.readthedocs.io/en/stable/</vt:lpwstr>
      </vt:variant>
      <vt:variant>
        <vt:lpwstr/>
      </vt:variant>
      <vt:variant>
        <vt:i4>3473471</vt:i4>
      </vt:variant>
      <vt:variant>
        <vt:i4>69</vt:i4>
      </vt:variant>
      <vt:variant>
        <vt:i4>0</vt:i4>
      </vt:variant>
      <vt:variant>
        <vt:i4>5</vt:i4>
      </vt:variant>
      <vt:variant>
        <vt:lpwstr>https://www.youtube.com/watch?v=OtD8wVaFm6E</vt:lpwstr>
      </vt:variant>
      <vt:variant>
        <vt:lpwstr/>
      </vt:variant>
      <vt:variant>
        <vt:i4>1114118</vt:i4>
      </vt:variant>
      <vt:variant>
        <vt:i4>66</vt:i4>
      </vt:variant>
      <vt:variant>
        <vt:i4>0</vt:i4>
      </vt:variant>
      <vt:variant>
        <vt:i4>5</vt:i4>
      </vt:variant>
      <vt:variant>
        <vt:lpwstr>https://statquest.org/gradient-boosting-machine/</vt:lpwstr>
      </vt:variant>
      <vt:variant>
        <vt:lpwstr/>
      </vt:variant>
      <vt:variant>
        <vt:i4>5242966</vt:i4>
      </vt:variant>
      <vt:variant>
        <vt:i4>63</vt:i4>
      </vt:variant>
      <vt:variant>
        <vt:i4>0</vt:i4>
      </vt:variant>
      <vt:variant>
        <vt:i4>5</vt:i4>
      </vt:variant>
      <vt:variant>
        <vt:lpwstr>https://machinelearningmastery.com/gentle-introduction-gradient-boosting-algorithm-machine-learning/</vt:lpwstr>
      </vt:variant>
      <vt:variant>
        <vt:lpwstr/>
      </vt:variant>
      <vt:variant>
        <vt:i4>6619244</vt:i4>
      </vt:variant>
      <vt:variant>
        <vt:i4>60</vt:i4>
      </vt:variant>
      <vt:variant>
        <vt:i4>0</vt:i4>
      </vt:variant>
      <vt:variant>
        <vt:i4>5</vt:i4>
      </vt:variant>
      <vt:variant>
        <vt:lpwstr>https://www.youtube.com/watch?v=3CC4N4z3GJc</vt:lpwstr>
      </vt:variant>
      <vt:variant>
        <vt:lpwstr/>
      </vt:variant>
      <vt:variant>
        <vt:i4>1114118</vt:i4>
      </vt:variant>
      <vt:variant>
        <vt:i4>57</vt:i4>
      </vt:variant>
      <vt:variant>
        <vt:i4>0</vt:i4>
      </vt:variant>
      <vt:variant>
        <vt:i4>5</vt:i4>
      </vt:variant>
      <vt:variant>
        <vt:lpwstr>https://statquest.org/gradient-boosting-machine/</vt:lpwstr>
      </vt:variant>
      <vt:variant>
        <vt:lpwstr/>
      </vt:variant>
      <vt:variant>
        <vt:i4>3473462</vt:i4>
      </vt:variant>
      <vt:variant>
        <vt:i4>54</vt:i4>
      </vt:variant>
      <vt:variant>
        <vt:i4>0</vt:i4>
      </vt:variant>
      <vt:variant>
        <vt:i4>5</vt:i4>
      </vt:variant>
      <vt:variant>
        <vt:lpwstr>https://www.analyticsvidhya.com/blog/2021/05/boosting-algorithms-bagging-boosting-adaboost-gradient-boosting-xgboost-catboost/</vt:lpwstr>
      </vt:variant>
      <vt:variant>
        <vt:lpwstr/>
      </vt:variant>
      <vt:variant>
        <vt:i4>3211382</vt:i4>
      </vt:variant>
      <vt:variant>
        <vt:i4>51</vt:i4>
      </vt:variant>
      <vt:variant>
        <vt:i4>0</vt:i4>
      </vt:variant>
      <vt:variant>
        <vt:i4>5</vt:i4>
      </vt:variant>
      <vt:variant>
        <vt:lpwstr>https://www.w3schools.com/python/python_ml_intro.asp</vt:lpwstr>
      </vt:variant>
      <vt:variant>
        <vt:lpwstr/>
      </vt:variant>
      <vt:variant>
        <vt:i4>2228257</vt:i4>
      </vt:variant>
      <vt:variant>
        <vt:i4>48</vt:i4>
      </vt:variant>
      <vt:variant>
        <vt:i4>0</vt:i4>
      </vt:variant>
      <vt:variant>
        <vt:i4>5</vt:i4>
      </vt:variant>
      <vt:variant>
        <vt:lpwstr>https://www.kaggle.com/code</vt:lpwstr>
      </vt:variant>
      <vt:variant>
        <vt:lpwstr/>
      </vt:variant>
      <vt:variant>
        <vt:i4>5963787</vt:i4>
      </vt:variant>
      <vt:variant>
        <vt:i4>45</vt:i4>
      </vt:variant>
      <vt:variant>
        <vt:i4>0</vt:i4>
      </vt:variant>
      <vt:variant>
        <vt:i4>5</vt:i4>
      </vt:variant>
      <vt:variant>
        <vt:lpwstr>https://catboost.ai/docs/</vt:lpwstr>
      </vt:variant>
      <vt:variant>
        <vt:lpwstr/>
      </vt:variant>
      <vt:variant>
        <vt:i4>8192101</vt:i4>
      </vt:variant>
      <vt:variant>
        <vt:i4>42</vt:i4>
      </vt:variant>
      <vt:variant>
        <vt:i4>0</vt:i4>
      </vt:variant>
      <vt:variant>
        <vt:i4>5</vt:i4>
      </vt:variant>
      <vt:variant>
        <vt:lpwstr>https://lightgbm.readthedocs.io/en/stable/</vt:lpwstr>
      </vt:variant>
      <vt:variant>
        <vt:lpwstr/>
      </vt:variant>
      <vt:variant>
        <vt:i4>1835101</vt:i4>
      </vt:variant>
      <vt:variant>
        <vt:i4>39</vt:i4>
      </vt:variant>
      <vt:variant>
        <vt:i4>0</vt:i4>
      </vt:variant>
      <vt:variant>
        <vt:i4>5</vt:i4>
      </vt:variant>
      <vt:variant>
        <vt:lpwstr>https://towardsdatascience.com/xgboost-for-beginners-a-tutorial-7f388c2de4d2</vt:lpwstr>
      </vt:variant>
      <vt:variant>
        <vt:lpwstr/>
      </vt:variant>
      <vt:variant>
        <vt:i4>5373961</vt:i4>
      </vt:variant>
      <vt:variant>
        <vt:i4>36</vt:i4>
      </vt:variant>
      <vt:variant>
        <vt:i4>0</vt:i4>
      </vt:variant>
      <vt:variant>
        <vt:i4>5</vt:i4>
      </vt:variant>
      <vt:variant>
        <vt:lpwstr>https://xgboost.readthedocs.io/en/stable/</vt:lpwstr>
      </vt:variant>
      <vt:variant>
        <vt:lpwstr/>
      </vt:variant>
      <vt:variant>
        <vt:i4>5242966</vt:i4>
      </vt:variant>
      <vt:variant>
        <vt:i4>33</vt:i4>
      </vt:variant>
      <vt:variant>
        <vt:i4>0</vt:i4>
      </vt:variant>
      <vt:variant>
        <vt:i4>5</vt:i4>
      </vt:variant>
      <vt:variant>
        <vt:lpwstr>https://machinelearningmastery.com/gentle-introduction-gradient-boosting-algorithm-machine-learning/</vt:lpwstr>
      </vt:variant>
      <vt:variant>
        <vt:lpwstr/>
      </vt:variant>
      <vt:variant>
        <vt:i4>1310720</vt:i4>
      </vt:variant>
      <vt:variant>
        <vt:i4>30</vt:i4>
      </vt:variant>
      <vt:variant>
        <vt:i4>0</vt:i4>
      </vt:variant>
      <vt:variant>
        <vt:i4>5</vt:i4>
      </vt:variant>
      <vt:variant>
        <vt:lpwstr>https://towardsdatascience.com/gradient-boosting-explain-like-im-five-7048e45c3a4</vt:lpwstr>
      </vt:variant>
      <vt:variant>
        <vt:lpwstr/>
      </vt:variant>
      <vt:variant>
        <vt:i4>1966091</vt:i4>
      </vt:variant>
      <vt:variant>
        <vt:i4>27</vt:i4>
      </vt:variant>
      <vt:variant>
        <vt:i4>0</vt:i4>
      </vt:variant>
      <vt:variant>
        <vt:i4>5</vt:i4>
      </vt:variant>
      <vt:variant>
        <vt:lpwstr>https://scikit-learn.org/stable/modules/ensemble.html</vt:lpwstr>
      </vt:variant>
      <vt:variant>
        <vt:lpwstr>gradient-boosting</vt:lpwstr>
      </vt:variant>
      <vt:variant>
        <vt:i4>1900562</vt:i4>
      </vt:variant>
      <vt:variant>
        <vt:i4>24</vt:i4>
      </vt:variant>
      <vt:variant>
        <vt:i4>0</vt:i4>
      </vt:variant>
      <vt:variant>
        <vt:i4>5</vt:i4>
      </vt:variant>
      <vt:variant>
        <vt:lpwstr>https://developers.google.com/machine-learning/crash-course/ensemble</vt:lpwstr>
      </vt:variant>
      <vt:variant>
        <vt:lpwstr/>
      </vt:variant>
      <vt:variant>
        <vt:i4>6619244</vt:i4>
      </vt:variant>
      <vt:variant>
        <vt:i4>21</vt:i4>
      </vt:variant>
      <vt:variant>
        <vt:i4>0</vt:i4>
      </vt:variant>
      <vt:variant>
        <vt:i4>5</vt:i4>
      </vt:variant>
      <vt:variant>
        <vt:lpwstr>https://www.youtube.com/watch?v=3CC4N4z3GJc</vt:lpwstr>
      </vt:variant>
      <vt:variant>
        <vt:lpwstr/>
      </vt:variant>
      <vt:variant>
        <vt:i4>1114118</vt:i4>
      </vt:variant>
      <vt:variant>
        <vt:i4>18</vt:i4>
      </vt:variant>
      <vt:variant>
        <vt:i4>0</vt:i4>
      </vt:variant>
      <vt:variant>
        <vt:i4>5</vt:i4>
      </vt:variant>
      <vt:variant>
        <vt:lpwstr>https://statquest.org/gradient-boosting-machine/</vt:lpwstr>
      </vt:variant>
      <vt:variant>
        <vt:lpwstr/>
      </vt:variant>
      <vt:variant>
        <vt:i4>720899</vt:i4>
      </vt:variant>
      <vt:variant>
        <vt:i4>15</vt:i4>
      </vt:variant>
      <vt:variant>
        <vt:i4>0</vt:i4>
      </vt:variant>
      <vt:variant>
        <vt:i4>5</vt:i4>
      </vt:variant>
      <vt:variant>
        <vt:lpwstr>https://www.kaggle.com/datasets/fedesoriano/stroke-prediction-dataset</vt:lpwstr>
      </vt:variant>
      <vt:variant>
        <vt:lpwstr/>
      </vt:variant>
      <vt:variant>
        <vt:i4>2293805</vt:i4>
      </vt:variant>
      <vt:variant>
        <vt:i4>12</vt:i4>
      </vt:variant>
      <vt:variant>
        <vt:i4>0</vt:i4>
      </vt:variant>
      <vt:variant>
        <vt:i4>5</vt:i4>
      </vt:variant>
      <vt:variant>
        <vt:lpwstr>https://www.kaggle.com/competitions/walmart-recruiting-store-sales-forecasting/data</vt:lpwstr>
      </vt:variant>
      <vt:variant>
        <vt:lpwstr/>
      </vt:variant>
      <vt:variant>
        <vt:i4>8323132</vt:i4>
      </vt:variant>
      <vt:variant>
        <vt:i4>9</vt:i4>
      </vt:variant>
      <vt:variant>
        <vt:i4>0</vt:i4>
      </vt:variant>
      <vt:variant>
        <vt:i4>5</vt:i4>
      </vt:variant>
      <vt:variant>
        <vt:lpwstr>https://www.kaggle.com/datasets/mlg-ulb/creditcardfraud</vt:lpwstr>
      </vt:variant>
      <vt:variant>
        <vt:lpwstr/>
      </vt:variant>
      <vt:variant>
        <vt:i4>3342371</vt:i4>
      </vt:variant>
      <vt:variant>
        <vt:i4>6</vt:i4>
      </vt:variant>
      <vt:variant>
        <vt:i4>0</vt:i4>
      </vt:variant>
      <vt:variant>
        <vt:i4>5</vt:i4>
      </vt:variant>
      <vt:variant>
        <vt:lpwstr>https://www.kaggle.com/datasets/camnugent/california-housing-prices</vt:lpwstr>
      </vt:variant>
      <vt:variant>
        <vt:lpwstr/>
      </vt:variant>
      <vt:variant>
        <vt:i4>8323192</vt:i4>
      </vt:variant>
      <vt:variant>
        <vt:i4>3</vt:i4>
      </vt:variant>
      <vt:variant>
        <vt:i4>0</vt:i4>
      </vt:variant>
      <vt:variant>
        <vt:i4>5</vt:i4>
      </vt:variant>
      <vt:variant>
        <vt:lpwstr>https://www.kaggle.com/datasets/shubhambathwal/flight-price-prediction</vt:lpwstr>
      </vt:variant>
      <vt:variant>
        <vt:lpwstr/>
      </vt:variant>
      <vt:variant>
        <vt:i4>4587596</vt:i4>
      </vt:variant>
      <vt:variant>
        <vt:i4>0</vt:i4>
      </vt:variant>
      <vt:variant>
        <vt:i4>0</vt:i4>
      </vt:variant>
      <vt:variant>
        <vt:i4>5</vt:i4>
      </vt:variant>
      <vt:variant>
        <vt:lpwstr>https://classroom.google.com/c/ODM1MTU2MTMwMDE0?cjc=4e6oisux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</dc:creator>
  <cp:keywords/>
  <dc:description/>
  <cp:lastModifiedBy>ANUPAMA PT</cp:lastModifiedBy>
  <cp:revision>2</cp:revision>
  <dcterms:created xsi:type="dcterms:W3CDTF">2026-02-03T12:59:00Z</dcterms:created>
  <dcterms:modified xsi:type="dcterms:W3CDTF">2026-02-03T12:59:00Z</dcterms:modified>
</cp:coreProperties>
</file>